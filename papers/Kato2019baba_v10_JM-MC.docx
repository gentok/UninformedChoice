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F10615" w14:textId="77777777" w:rsidR="00C37057" w:rsidRDefault="00A26233">
      <w:pPr>
        <w:spacing w:after="0" w:line="259" w:lineRule="auto"/>
        <w:ind w:left="79" w:right="0" w:firstLine="0"/>
        <w:jc w:val="left"/>
      </w:pPr>
      <w:bookmarkStart w:id="0" w:name="_Hlk11737539"/>
      <w:bookmarkStart w:id="1" w:name="_GoBack"/>
      <w:bookmarkEnd w:id="0"/>
      <w:bookmarkEnd w:id="1"/>
      <w:r>
        <w:rPr>
          <w:sz w:val="41"/>
        </w:rPr>
        <w:t>Bandwagoning and Balancing: How Uninformed Voters</w:t>
      </w:r>
    </w:p>
    <w:p w14:paraId="5F8340F3" w14:textId="77777777" w:rsidR="00C37057" w:rsidRDefault="00A26233">
      <w:pPr>
        <w:spacing w:after="219" w:line="250" w:lineRule="auto"/>
        <w:ind w:left="0" w:right="80" w:firstLine="0"/>
        <w:jc w:val="center"/>
      </w:pPr>
      <w:r>
        <w:rPr>
          <w:sz w:val="41"/>
        </w:rPr>
        <w:t>Respond to Local and National Partisan Environment and Why It Matters</w:t>
      </w:r>
    </w:p>
    <w:p w14:paraId="495F84A4" w14:textId="77777777" w:rsidR="00C37057" w:rsidRDefault="00A26233">
      <w:pPr>
        <w:spacing w:after="232" w:line="265" w:lineRule="auto"/>
        <w:jc w:val="center"/>
      </w:pPr>
      <w:commentRangeStart w:id="2"/>
      <w:r>
        <w:rPr>
          <w:sz w:val="29"/>
        </w:rPr>
        <w:t>Gento Kato</w:t>
      </w:r>
    </w:p>
    <w:p w14:paraId="707063AA" w14:textId="77777777" w:rsidR="00C37057" w:rsidRDefault="00A26233">
      <w:pPr>
        <w:spacing w:after="421" w:line="265" w:lineRule="auto"/>
        <w:jc w:val="center"/>
      </w:pPr>
      <w:r>
        <w:rPr>
          <w:sz w:val="29"/>
        </w:rPr>
        <w:t>University of California, Davis</w:t>
      </w:r>
      <w:commentRangeEnd w:id="2"/>
      <w:r w:rsidR="00CA7D90">
        <w:rPr>
          <w:rStyle w:val="CommentReference"/>
        </w:rPr>
        <w:commentReference w:id="2"/>
      </w:r>
    </w:p>
    <w:p w14:paraId="22AC53AA" w14:textId="5B9D98B3" w:rsidR="00C37057" w:rsidDel="00C51400" w:rsidRDefault="00A26233">
      <w:pPr>
        <w:spacing w:after="522" w:line="265" w:lineRule="auto"/>
        <w:jc w:val="center"/>
        <w:rPr>
          <w:del w:id="3" w:author="Marti Childs" w:date="2019-06-21T13:45:00Z"/>
        </w:rPr>
      </w:pPr>
      <w:del w:id="4" w:author="Marti Childs" w:date="2019-06-21T13:45:00Z">
        <w:r w:rsidDel="00C51400">
          <w:rPr>
            <w:sz w:val="29"/>
          </w:rPr>
          <w:delText>Last Update: June 18, 2019</w:delText>
        </w:r>
      </w:del>
    </w:p>
    <w:p w14:paraId="4812719B" w14:textId="77777777" w:rsidR="00C37057" w:rsidRPr="00FC5387" w:rsidRDefault="003C70B7">
      <w:pPr>
        <w:pStyle w:val="Heading1"/>
        <w:spacing w:after="148"/>
        <w:ind w:right="194" w:firstLine="0"/>
        <w:jc w:val="center"/>
        <w:rPr>
          <w:sz w:val="24"/>
          <w:rPrChange w:id="5" w:author="Jeff March" w:date="2019-06-19T10:35:00Z">
            <w:rPr/>
          </w:rPrChange>
        </w:rPr>
      </w:pPr>
      <w:r w:rsidRPr="003C70B7">
        <w:rPr>
          <w:sz w:val="24"/>
          <w:rPrChange w:id="6" w:author="Jeff March" w:date="2019-06-19T10:35:00Z">
            <w:rPr>
              <w:b w:val="0"/>
              <w:sz w:val="22"/>
            </w:rPr>
          </w:rPrChange>
        </w:rPr>
        <w:t>Abstract</w:t>
      </w:r>
    </w:p>
    <w:p w14:paraId="069D20C7" w14:textId="77777777" w:rsidR="00C37057" w:rsidRPr="00FC5387" w:rsidRDefault="003C70B7" w:rsidP="0028324C">
      <w:pPr>
        <w:spacing w:after="0" w:line="480" w:lineRule="auto"/>
        <w:ind w:left="605" w:right="792" w:firstLine="331"/>
        <w:jc w:val="left"/>
        <w:rPr>
          <w:ins w:id="7" w:author="Jeff March" w:date="2019-06-19T10:25:00Z"/>
          <w:rPrChange w:id="8" w:author="Jeff March" w:date="2019-06-19T10:35:00Z">
            <w:rPr>
              <w:ins w:id="9" w:author="Jeff March" w:date="2019-06-19T10:25:00Z"/>
              <w:sz w:val="22"/>
            </w:rPr>
          </w:rPrChange>
        </w:rPr>
      </w:pPr>
      <w:r w:rsidRPr="003C70B7">
        <w:rPr>
          <w:rPrChange w:id="10" w:author="Jeff March" w:date="2019-06-19T10:35:00Z">
            <w:rPr>
              <w:sz w:val="22"/>
            </w:rPr>
          </w:rPrChange>
        </w:rPr>
        <w:t xml:space="preserve">Scholarly debate on civic competence often assumes that political knowledge is the prerequisite for systematic and “correct” decision-making. Uninformed voters, then, are portrayed as unsystematic and misguided decision-makers. The current study challenges this assumption by arguing that uninformed voters may not rely on (potentially misguided) individual preferences but </w:t>
      </w:r>
      <w:ins w:id="11" w:author="Jeff March" w:date="2019-06-19T10:59:00Z">
        <w:r w:rsidR="00687580">
          <w:t xml:space="preserve">rather </w:t>
        </w:r>
      </w:ins>
      <w:r w:rsidRPr="003C70B7">
        <w:rPr>
          <w:rPrChange w:id="12" w:author="Jeff March" w:date="2019-06-19T10:35:00Z">
            <w:rPr>
              <w:sz w:val="22"/>
            </w:rPr>
          </w:rPrChange>
        </w:rPr>
        <w:t xml:space="preserve">refer to the partisan environment, the partisan voting patterns in past elections, to guide their decisions. The analysis of American National Election Studies (ANES) and Cooperative Congressional Election Study (CCES) provides the supporting evidence to this claim. Uninformed voters respond to the partisan environment in two ways: First, they </w:t>
      </w:r>
      <w:r w:rsidRPr="003C70B7">
        <w:rPr>
          <w:i/>
          <w:rPrChange w:id="13" w:author="Jeff March" w:date="2019-06-19T10:35:00Z">
            <w:rPr>
              <w:i/>
              <w:sz w:val="22"/>
            </w:rPr>
          </w:rPrChange>
        </w:rPr>
        <w:t xml:space="preserve">bandwagon </w:t>
      </w:r>
      <w:r w:rsidRPr="003C70B7">
        <w:rPr>
          <w:rPrChange w:id="14" w:author="Jeff March" w:date="2019-06-19T10:35:00Z">
            <w:rPr>
              <w:sz w:val="22"/>
            </w:rPr>
          </w:rPrChange>
        </w:rPr>
        <w:t xml:space="preserve">with the local partisan environment; second, they </w:t>
      </w:r>
      <w:r w:rsidRPr="003C70B7">
        <w:rPr>
          <w:i/>
          <w:rPrChange w:id="15" w:author="Jeff March" w:date="2019-06-19T10:35:00Z">
            <w:rPr>
              <w:i/>
              <w:sz w:val="22"/>
            </w:rPr>
          </w:rPrChange>
        </w:rPr>
        <w:t xml:space="preserve">balance </w:t>
      </w:r>
      <w:r w:rsidRPr="003C70B7">
        <w:rPr>
          <w:rPrChange w:id="16" w:author="Jeff March" w:date="2019-06-19T10:35:00Z">
            <w:rPr>
              <w:sz w:val="22"/>
            </w:rPr>
          </w:rPrChange>
        </w:rPr>
        <w:t xml:space="preserve">against the national partisan environment. The consequences of this context-based uninformed voting are evaluated through agent-based simulation. The results provide the view of uninformed voters as more systematic and effective decision-makers than previously </w:t>
      </w:r>
      <w:del w:id="17" w:author="Jeff March" w:date="2019-06-19T10:59:00Z">
        <w:r w:rsidRPr="003C70B7">
          <w:rPr>
            <w:rPrChange w:id="18" w:author="Jeff March" w:date="2019-06-19T10:35:00Z">
              <w:rPr>
                <w:sz w:val="22"/>
              </w:rPr>
            </w:rPrChange>
          </w:rPr>
          <w:delText xml:space="preserve">been </w:delText>
        </w:r>
      </w:del>
      <w:r w:rsidRPr="003C70B7">
        <w:rPr>
          <w:rPrChange w:id="19" w:author="Jeff March" w:date="2019-06-19T10:35:00Z">
            <w:rPr>
              <w:sz w:val="22"/>
            </w:rPr>
          </w:rPrChange>
        </w:rPr>
        <w:t>suggested.</w:t>
      </w:r>
    </w:p>
    <w:p w14:paraId="54FF211F" w14:textId="77777777" w:rsidR="007036E7" w:rsidRDefault="007036E7" w:rsidP="007036E7">
      <w:pPr>
        <w:numPr>
          <w:ins w:id="20" w:author="Jeff March" w:date="2019-06-19T10:25:00Z"/>
        </w:numPr>
        <w:spacing w:before="480" w:after="0" w:line="259" w:lineRule="auto"/>
        <w:ind w:left="605" w:right="792" w:firstLine="0"/>
      </w:pPr>
      <w:commentRangeStart w:id="21"/>
      <w:ins w:id="22" w:author="Jeff March" w:date="2019-06-19T10:25:00Z">
        <w:r>
          <w:rPr>
            <w:sz w:val="22"/>
          </w:rPr>
          <w:t xml:space="preserve">Manuscript word count: </w:t>
        </w:r>
      </w:ins>
      <w:ins w:id="23" w:author="Jeff March" w:date="2019-06-19T10:28:00Z">
        <w:r>
          <w:rPr>
            <w:sz w:val="22"/>
          </w:rPr>
          <w:t>8,</w:t>
        </w:r>
      </w:ins>
      <w:ins w:id="24" w:author="Jeff March" w:date="2019-06-21T08:59:00Z">
        <w:r w:rsidR="00DC0C56">
          <w:rPr>
            <w:sz w:val="22"/>
          </w:rPr>
          <w:t>673</w:t>
        </w:r>
      </w:ins>
      <w:ins w:id="25" w:author="Jeff March" w:date="2019-06-19T10:28:00Z">
        <w:r>
          <w:rPr>
            <w:sz w:val="22"/>
          </w:rPr>
          <w:t xml:space="preserve"> words</w:t>
        </w:r>
      </w:ins>
      <w:commentRangeEnd w:id="21"/>
      <w:r>
        <w:rPr>
          <w:rStyle w:val="CommentReference"/>
          <w:vanish/>
        </w:rPr>
        <w:commentReference w:id="21"/>
      </w:r>
    </w:p>
    <w:p w14:paraId="5AA69041" w14:textId="77777777" w:rsidR="00B53E6A" w:rsidRDefault="00B53E6A">
      <w:pPr>
        <w:spacing w:after="0" w:line="240" w:lineRule="auto"/>
        <w:ind w:left="0" w:right="0" w:firstLine="0"/>
        <w:jc w:val="left"/>
      </w:pPr>
      <w:r>
        <w:br w:type="page"/>
      </w:r>
    </w:p>
    <w:p w14:paraId="42F90054" w14:textId="77777777" w:rsidR="00C37057" w:rsidDel="005036CF" w:rsidRDefault="00A26233" w:rsidP="005107F3">
      <w:pPr>
        <w:pStyle w:val="Bodytextnoindent"/>
        <w:rPr>
          <w:del w:id="26" w:author="Jeff March" w:date="2019-06-19T11:22:00Z"/>
        </w:rPr>
      </w:pPr>
      <w:r>
        <w:lastRenderedPageBreak/>
        <w:t>In the studies of voter competence, the non-randomness and “correctness” of voting decisions are believed to be strictly increasing in the level of political knowledge. Uninformed voters, under this view, are portrayed as the most unsystematic and misguided decision</w:t>
      </w:r>
      <w:ins w:id="27" w:author="Jeff March" w:date="2019-06-19T11:00:00Z">
        <w:r w:rsidR="00687580">
          <w:t>-</w:t>
        </w:r>
      </w:ins>
      <w:r>
        <w:t>makers. Their individual preferences are unstable (</w:t>
      </w:r>
      <w:r>
        <w:rPr>
          <w:color w:val="0000FF"/>
        </w:rPr>
        <w:t>Converse 1964</w:t>
      </w:r>
      <w:commentRangeStart w:id="28"/>
      <w:del w:id="29" w:author="Jeff March" w:date="2019-06-19T11:19:00Z">
        <w:r w:rsidDel="006C4430">
          <w:delText>,</w:delText>
        </w:r>
      </w:del>
      <w:ins w:id="30" w:author="Jeff March" w:date="2019-06-19T11:19:00Z">
        <w:r w:rsidR="006C4430">
          <w:t>;</w:t>
        </w:r>
      </w:ins>
      <w:commentRangeEnd w:id="28"/>
      <w:r w:rsidR="006C4430">
        <w:rPr>
          <w:rStyle w:val="CommentReference"/>
          <w:vanish/>
        </w:rPr>
        <w:commentReference w:id="28"/>
      </w:r>
      <w:r>
        <w:t xml:space="preserve"> </w:t>
      </w:r>
      <w:r>
        <w:rPr>
          <w:color w:val="0000FF"/>
        </w:rPr>
        <w:t>Zaller 1992</w:t>
      </w:r>
      <w:r>
        <w:t>), internally inconsistent (</w:t>
      </w:r>
      <w:commentRangeStart w:id="31"/>
      <w:r>
        <w:rPr>
          <w:color w:val="0000FF"/>
        </w:rPr>
        <w:t>Broockman 2016</w:t>
      </w:r>
      <w:commentRangeEnd w:id="31"/>
      <w:r w:rsidR="00E16FD0">
        <w:rPr>
          <w:rStyle w:val="CommentReference"/>
          <w:vanish/>
        </w:rPr>
        <w:commentReference w:id="31"/>
      </w:r>
      <w:r>
        <w:t xml:space="preserve">), or misinformed </w:t>
      </w:r>
      <w:ins w:id="32" w:author="Jeff March" w:date="2019-06-19T11:21:00Z">
        <w:r w:rsidR="005036CF">
          <w:t>(</w:t>
        </w:r>
      </w:ins>
      <w:r>
        <w:rPr>
          <w:color w:val="0000FF"/>
        </w:rPr>
        <w:t xml:space="preserve">Kuklinski et al. </w:t>
      </w:r>
      <w:del w:id="33" w:author="Jeff March" w:date="2019-06-19T11:21:00Z">
        <w:r w:rsidDel="005036CF">
          <w:delText>(</w:delText>
        </w:r>
      </w:del>
      <w:r>
        <w:rPr>
          <w:color w:val="0000FF"/>
        </w:rPr>
        <w:t>2000</w:t>
      </w:r>
      <w:del w:id="34" w:author="Jeff March" w:date="2019-06-19T11:21:00Z">
        <w:r w:rsidDel="005036CF">
          <w:delText>),</w:delText>
        </w:r>
      </w:del>
      <w:ins w:id="35" w:author="Jeff March" w:date="2019-06-19T11:21:00Z">
        <w:r w:rsidR="005036CF">
          <w:t>;</w:t>
        </w:r>
      </w:ins>
      <w:r>
        <w:t xml:space="preserve"> </w:t>
      </w:r>
      <w:r>
        <w:rPr>
          <w:color w:val="0000FF"/>
        </w:rPr>
        <w:t xml:space="preserve">Fowler and Margolis </w:t>
      </w:r>
      <w:del w:id="36" w:author="Jeff March" w:date="2019-06-19T11:21:00Z">
        <w:r w:rsidDel="005036CF">
          <w:delText>(</w:delText>
        </w:r>
      </w:del>
      <w:r>
        <w:rPr>
          <w:color w:val="0000FF"/>
        </w:rPr>
        <w:t>2014</w:t>
      </w:r>
      <w:r>
        <w:t>). The evidence often leads to the conclusion that uninformed voting cannot be explained systematically. Any deviation of uninformed votes from informed votes (</w:t>
      </w:r>
      <w:r>
        <w:rPr>
          <w:color w:val="0000FF"/>
        </w:rPr>
        <w:t>Bartels 1996</w:t>
      </w:r>
      <w:r>
        <w:t>) is attributed to biased preference formation of uninformed voters. Yet, this conclusion is the assumption rather than the explanation of the nature of uninformed voting. Previous</w:t>
      </w:r>
    </w:p>
    <w:p w14:paraId="658E73E0" w14:textId="77777777" w:rsidR="00AC2629" w:rsidRDefault="005036CF" w:rsidP="00AC2629">
      <w:pPr>
        <w:pStyle w:val="Bodytextnoindent"/>
        <w:pPrChange w:id="37" w:author="Jeff March" w:date="2019-06-19T11:22:00Z">
          <w:pPr>
            <w:spacing w:after="179"/>
            <w:ind w:left="-5" w:right="179"/>
          </w:pPr>
        </w:pPrChange>
      </w:pPr>
      <w:ins w:id="38" w:author="Jeff March" w:date="2019-06-19T11:22:00Z">
        <w:r>
          <w:t xml:space="preserve"> </w:t>
        </w:r>
      </w:ins>
      <w:r w:rsidR="00A26233">
        <w:t>studies rarely explore the possible reasoning behind uninformed voting patterns.</w:t>
      </w:r>
    </w:p>
    <w:p w14:paraId="25003EA7" w14:textId="77777777" w:rsidR="00C37057" w:rsidDel="00A23229" w:rsidRDefault="00A26233" w:rsidP="005107F3">
      <w:pPr>
        <w:pStyle w:val="Bodytext"/>
        <w:rPr>
          <w:del w:id="39" w:author="Jeff March" w:date="2019-06-19T11:31:00Z"/>
        </w:rPr>
      </w:pPr>
      <w:r>
        <w:t xml:space="preserve">Given this gap in literature, this paper asks the following research question: </w:t>
      </w:r>
      <w:r>
        <w:rPr>
          <w:i/>
        </w:rPr>
        <w:t xml:space="preserve">how can the behavior of uninformed voters be systematically explained? </w:t>
      </w:r>
      <w:r>
        <w:t xml:space="preserve">There are two propositions. First, I argue that individual preferences </w:t>
      </w:r>
      <w:r>
        <w:rPr>
          <w:i/>
        </w:rPr>
        <w:t xml:space="preserve">do not </w:t>
      </w:r>
      <w:r>
        <w:t xml:space="preserve">explain the behavior of uninformed voters. Uninformed voters know that their preferences are weakly reasoned and potentially biased, </w:t>
      </w:r>
      <w:ins w:id="40" w:author="Jeff March" w:date="2019-06-19T11:30:00Z">
        <w:r w:rsidR="00A23229">
          <w:t xml:space="preserve">and </w:t>
        </w:r>
      </w:ins>
      <w:r>
        <w:t>thus have no incentive to use their own preference to inform their decisions. Second, partisan environment, represented by aggregated partisan voting patterns from past elections (</w:t>
      </w:r>
      <w:r>
        <w:rPr>
          <w:color w:val="0000FF"/>
        </w:rPr>
        <w:t>Miller 1956</w:t>
      </w:r>
      <w:del w:id="41" w:author="Jeff March" w:date="2019-06-19T11:30:00Z">
        <w:r w:rsidDel="00A23229">
          <w:delText>,</w:delText>
        </w:r>
      </w:del>
      <w:ins w:id="42" w:author="Jeff March" w:date="2019-06-19T11:30:00Z">
        <w:r w:rsidR="00A23229">
          <w:t>;</w:t>
        </w:r>
      </w:ins>
      <w:r>
        <w:t xml:space="preserve"> </w:t>
      </w:r>
      <w:r>
        <w:rPr>
          <w:color w:val="0000FF"/>
        </w:rPr>
        <w:t>Putnam 1966</w:t>
      </w:r>
      <w:r>
        <w:t xml:space="preserve">), explains uninformed voting. If a voter is informed, he or she has no reason to refer to partisan contexts. For uninformed voters, however, two contrasting sets of logic, </w:t>
      </w:r>
      <w:r>
        <w:rPr>
          <w:i/>
        </w:rPr>
        <w:t xml:space="preserve">bandwagon </w:t>
      </w:r>
      <w:r>
        <w:t xml:space="preserve">and </w:t>
      </w:r>
      <w:r>
        <w:rPr>
          <w:i/>
        </w:rPr>
        <w:t>balance</w:t>
      </w:r>
      <w:r>
        <w:t>, explain how and why contexts can be useful for their voting</w:t>
      </w:r>
      <w:ins w:id="43" w:author="Jeff March" w:date="2019-06-19T11:31:00Z">
        <w:r w:rsidR="00A23229">
          <w:t xml:space="preserve"> </w:t>
        </w:r>
      </w:ins>
    </w:p>
    <w:p w14:paraId="15706430" w14:textId="77777777" w:rsidR="00AC2629" w:rsidRDefault="00A26233" w:rsidP="00AC2629">
      <w:pPr>
        <w:pStyle w:val="Bodytext"/>
        <w:pPrChange w:id="44" w:author="Jeff March" w:date="2019-06-19T11:31:00Z">
          <w:pPr>
            <w:spacing w:after="176"/>
            <w:ind w:left="-5" w:right="179"/>
          </w:pPr>
        </w:pPrChange>
      </w:pPr>
      <w:r>
        <w:t>decisions.</w:t>
      </w:r>
    </w:p>
    <w:p w14:paraId="13C03EE9" w14:textId="77777777" w:rsidR="00C37057" w:rsidRDefault="00A26233" w:rsidP="005107F3">
      <w:pPr>
        <w:pStyle w:val="Bodytext"/>
      </w:pPr>
      <w:r>
        <w:t xml:space="preserve">This paper consists of three studies that test and explore the implication of context-based uninformed voting. The first two studies test propositions through the analysis of American presidential elections. The first study assesses the role of local partisan </w:t>
      </w:r>
      <w:commentRangeStart w:id="45"/>
      <w:r>
        <w:t>environment</w:t>
      </w:r>
      <w:ins w:id="46" w:author="Jeff March" w:date="2019-06-19T11:32:00Z">
        <w:r w:rsidR="00F91629">
          <w:t>s</w:t>
        </w:r>
      </w:ins>
      <w:r>
        <w:t xml:space="preserve"> </w:t>
      </w:r>
      <w:commentRangeEnd w:id="45"/>
      <w:r w:rsidR="00F91629">
        <w:rPr>
          <w:rStyle w:val="CommentReference"/>
          <w:vanish/>
        </w:rPr>
        <w:commentReference w:id="45"/>
      </w:r>
      <w:r>
        <w:t xml:space="preserve">through </w:t>
      </w:r>
      <w:ins w:id="47" w:author="Jeff March" w:date="2019-06-19T11:33:00Z">
        <w:r w:rsidR="00F91629">
          <w:t xml:space="preserve">the </w:t>
        </w:r>
      </w:ins>
      <w:r>
        <w:t>2008 and 2016 Cooperative Congressional Election Study (CCES)</w:t>
      </w:r>
      <w:ins w:id="48" w:author="Jeff March" w:date="2019-06-19T11:33:00Z">
        <w:r w:rsidR="00F91629">
          <w:t>,</w:t>
        </w:r>
      </w:ins>
      <w:r>
        <w:t xml:space="preserve"> and the second study examines the role of national partisan </w:t>
      </w:r>
      <w:commentRangeStart w:id="49"/>
      <w:r>
        <w:t>environment</w:t>
      </w:r>
      <w:ins w:id="50" w:author="Jeff March" w:date="2019-06-19T11:33:00Z">
        <w:r w:rsidR="00F91629">
          <w:t>s</w:t>
        </w:r>
      </w:ins>
      <w:r>
        <w:t xml:space="preserve"> </w:t>
      </w:r>
      <w:commentRangeEnd w:id="49"/>
      <w:r w:rsidR="00F91629">
        <w:rPr>
          <w:rStyle w:val="CommentReference"/>
          <w:vanish/>
        </w:rPr>
        <w:commentReference w:id="49"/>
      </w:r>
      <w:r>
        <w:t>through 1972</w:t>
      </w:r>
      <w:del w:id="51" w:author="Jeff March" w:date="2019-06-19T11:34:00Z">
        <w:r w:rsidDel="00F91629">
          <w:delText>-</w:delText>
        </w:r>
      </w:del>
      <w:ins w:id="52" w:author="Jeff March" w:date="2019-06-19T11:34:00Z">
        <w:r w:rsidR="00F91629">
          <w:t>–</w:t>
        </w:r>
      </w:ins>
      <w:r>
        <w:t>2016 American National Election Studies (ANES). The third study explores potential consequences of the context</w:t>
      </w:r>
      <w:ins w:id="53" w:author="Jeff March" w:date="2019-06-19T11:34:00Z">
        <w:r w:rsidR="00F91629">
          <w:t>-</w:t>
        </w:r>
      </w:ins>
      <w:r>
        <w:t>based uninformed voting pattern through an agent-based simulation.</w:t>
      </w:r>
    </w:p>
    <w:p w14:paraId="513A3055" w14:textId="77777777" w:rsidR="00C37057" w:rsidDel="00DA0873" w:rsidRDefault="00A26233" w:rsidP="005107F3">
      <w:pPr>
        <w:pStyle w:val="Bodytext"/>
        <w:rPr>
          <w:del w:id="54" w:author="Jeff March" w:date="2019-06-19T14:04:00Z"/>
        </w:rPr>
      </w:pPr>
      <w:r>
        <w:t xml:space="preserve">The empirical results show that uninformed and informed voters base their decisions on </w:t>
      </w:r>
      <w:del w:id="55" w:author="Jeff March" w:date="2019-06-19T14:04:00Z">
        <w:r w:rsidDel="005107F3">
          <w:delText xml:space="preserve">the </w:delText>
        </w:r>
      </w:del>
      <w:r>
        <w:t>separate set</w:t>
      </w:r>
      <w:ins w:id="56" w:author="Jeff March" w:date="2019-06-19T14:04:00Z">
        <w:r w:rsidR="005107F3">
          <w:t>s</w:t>
        </w:r>
      </w:ins>
      <w:r>
        <w:t xml:space="preserve"> of resources. Partisan environments explain uninformed voting but not informed voting; individual preferences (i.e., ideology and retrospective economic evaluation) explain informed voting but not uninformed voting. Furthermore, the role of partisan context changes by the level of context: </w:t>
      </w:r>
      <w:del w:id="57" w:author="Jeff March" w:date="2019-06-19T14:04:00Z">
        <w:r w:rsidDel="00DA0873">
          <w:delText>U</w:delText>
        </w:r>
      </w:del>
      <w:ins w:id="58" w:author="Jeff March" w:date="2019-06-19T14:04:00Z">
        <w:r w:rsidR="00DA0873">
          <w:t>u</w:t>
        </w:r>
      </w:ins>
      <w:r>
        <w:t>ninformed voters bandwagon with local partisan environments but balance against national partisan environments. The simulation results imply that especially when the knowledge level is highly unequal across partisan groups, the conditional strategy of context-based uninformed voting produces more favorable democratic</w:t>
      </w:r>
      <w:ins w:id="59" w:author="Jeff March" w:date="2019-06-19T14:04:00Z">
        <w:r w:rsidR="00DA0873">
          <w:t xml:space="preserve"> </w:t>
        </w:r>
      </w:ins>
    </w:p>
    <w:p w14:paraId="405D15DB" w14:textId="77777777" w:rsidR="00AC2629" w:rsidRDefault="00A26233" w:rsidP="00AC2629">
      <w:pPr>
        <w:pStyle w:val="Bodytext"/>
        <w:pPrChange w:id="60" w:author="Jeff March" w:date="2019-06-19T14:04:00Z">
          <w:pPr>
            <w:spacing w:after="176" w:line="480" w:lineRule="auto"/>
            <w:ind w:left="-5" w:right="173"/>
            <w:jc w:val="left"/>
          </w:pPr>
        </w:pPrChange>
      </w:pPr>
      <w:r>
        <w:t>outcomes than alternative strategies.</w:t>
      </w:r>
    </w:p>
    <w:p w14:paraId="4E1C3864" w14:textId="77777777" w:rsidR="00C37057" w:rsidRDefault="00A26233" w:rsidP="00531A68">
      <w:pPr>
        <w:pStyle w:val="Bodytext"/>
      </w:pPr>
      <w:r>
        <w:t>The inquiry in the current paper sheds new lights on the studies of voting behavior. First, it helps to understand the decision-making process of uninformed voters. Previous empirical studies often emphasize the inconsistent and misguided nature of uninformed preferences, but this paper offers the picture of uninformed voters who can (at least partially) cope with this disadvantage. Second, it opens up a new way to assess voter competence. Instead of asking if voters are informed enough to acquire “correct” preference, we can ask whether the behavioral rules of uninformed voters contribute to the individual</w:t>
      </w:r>
      <w:ins w:id="61" w:author="Jeff March" w:date="2019-06-19T14:05:00Z">
        <w:r w:rsidR="00DA0873">
          <w:t xml:space="preserve"> </w:t>
        </w:r>
      </w:ins>
      <w:del w:id="62" w:author="Jeff March" w:date="2019-06-19T14:05:00Z">
        <w:r w:rsidDel="00DA0873">
          <w:delText>/</w:delText>
        </w:r>
      </w:del>
      <w:ins w:id="63" w:author="Jeff March" w:date="2019-06-19T14:05:00Z">
        <w:r w:rsidR="00DA0873">
          <w:t xml:space="preserve">or </w:t>
        </w:r>
      </w:ins>
      <w:r>
        <w:t xml:space="preserve">social welfare. Having uncertain and “incorrect” individual preferences </w:t>
      </w:r>
      <w:commentRangeStart w:id="64"/>
      <w:r>
        <w:t>do</w:t>
      </w:r>
      <w:ins w:id="65" w:author="Jeff March" w:date="2019-06-19T14:05:00Z">
        <w:r w:rsidR="00DA0873">
          <w:t>es</w:t>
        </w:r>
      </w:ins>
      <w:r>
        <w:t xml:space="preserve"> </w:t>
      </w:r>
      <w:commentRangeEnd w:id="64"/>
      <w:r w:rsidR="00DA0873">
        <w:rPr>
          <w:rStyle w:val="CommentReference"/>
          <w:vanish/>
        </w:rPr>
        <w:commentReference w:id="64"/>
      </w:r>
      <w:r>
        <w:t>not necessarily undermine the quality of democratic decision-making.</w:t>
      </w:r>
    </w:p>
    <w:p w14:paraId="2BAC3942" w14:textId="77777777" w:rsidR="00C37057" w:rsidRPr="00424C02" w:rsidRDefault="00A26233" w:rsidP="00424C02">
      <w:pPr>
        <w:pStyle w:val="Heading1"/>
      </w:pPr>
      <w:r w:rsidRPr="00424C02">
        <w:t>Information Effects Unexplained</w:t>
      </w:r>
    </w:p>
    <w:p w14:paraId="091D6628" w14:textId="77777777" w:rsidR="00C37057" w:rsidRDefault="00A26233" w:rsidP="00531A68">
      <w:pPr>
        <w:pStyle w:val="Bodytextnoindent"/>
      </w:pPr>
      <w:r>
        <w:t xml:space="preserve">The capacity of citizens to make competent decisions is one of the main targets of endeavor in the studies of democratic voting behavior. </w:t>
      </w:r>
      <w:commentRangeStart w:id="66"/>
      <w:r>
        <w:t xml:space="preserve">It is repeatedly suggested </w:t>
      </w:r>
      <w:commentRangeEnd w:id="66"/>
      <w:r w:rsidR="00DA0873">
        <w:rPr>
          <w:rStyle w:val="CommentReference"/>
          <w:vanish/>
        </w:rPr>
        <w:commentReference w:id="66"/>
      </w:r>
      <w:r>
        <w:t>that ordinary voters rarely hold a sufficient level of political knowledge to form consistent political preferences. American voters are uninformed about the wide range of political facts (</w:t>
      </w:r>
      <w:r>
        <w:rPr>
          <w:color w:val="0000FF"/>
        </w:rPr>
        <w:t>Delli Carpini and Keeter 1996</w:t>
      </w:r>
      <w:r>
        <w:t>), and those ill-informed voters cannot hold a political ideology that is consistent across time and issues (</w:t>
      </w:r>
      <w:r>
        <w:rPr>
          <w:color w:val="0000FF"/>
        </w:rPr>
        <w:t>Converse 1964</w:t>
      </w:r>
      <w:del w:id="67" w:author="Jeff March" w:date="2019-06-19T14:11:00Z">
        <w:r w:rsidDel="00DA0873">
          <w:delText>,</w:delText>
        </w:r>
      </w:del>
      <w:ins w:id="68" w:author="Jeff March" w:date="2019-06-19T14:11:00Z">
        <w:r w:rsidR="00DA0873">
          <w:t>;</w:t>
        </w:r>
      </w:ins>
      <w:r>
        <w:t xml:space="preserve"> </w:t>
      </w:r>
      <w:r>
        <w:rPr>
          <w:color w:val="0000FF"/>
        </w:rPr>
        <w:t>Zaller 1992</w:t>
      </w:r>
      <w:del w:id="69" w:author="Jeff March" w:date="2019-06-19T14:11:00Z">
        <w:r w:rsidDel="00DA0873">
          <w:delText>,</w:delText>
        </w:r>
      </w:del>
      <w:ins w:id="70" w:author="Jeff March" w:date="2019-06-19T14:11:00Z">
        <w:r w:rsidR="00DA0873">
          <w:t>;</w:t>
        </w:r>
      </w:ins>
      <w:r>
        <w:t xml:space="preserve"> </w:t>
      </w:r>
      <w:r>
        <w:rPr>
          <w:color w:val="0000FF"/>
        </w:rPr>
        <w:t>Broockman 2016</w:t>
      </w:r>
      <w:r>
        <w:t xml:space="preserve">). While some argue that voters </w:t>
      </w:r>
      <w:del w:id="71" w:author="Jeff March" w:date="2019-06-19T14:11:00Z">
        <w:r w:rsidDel="00DA0873">
          <w:delText xml:space="preserve">only </w:delText>
        </w:r>
      </w:del>
      <w:r>
        <w:t xml:space="preserve">need </w:t>
      </w:r>
      <w:ins w:id="72" w:author="Jeff March" w:date="2019-06-19T14:11:00Z">
        <w:r w:rsidR="00DA0873">
          <w:t xml:space="preserve">only </w:t>
        </w:r>
      </w:ins>
      <w:r>
        <w:t xml:space="preserve">necessary signals, not the full set of factual knowledge, to form “informed” preferences (e.g., </w:t>
      </w:r>
      <w:r>
        <w:rPr>
          <w:color w:val="0000FF"/>
        </w:rPr>
        <w:t>Lupia 1994</w:t>
      </w:r>
      <w:r>
        <w:t>), it is shown that signaled preferences can be biased and misleading (</w:t>
      </w:r>
      <w:r>
        <w:rPr>
          <w:color w:val="0000FF"/>
        </w:rPr>
        <w:t>Kuklinski et al. 2000</w:t>
      </w:r>
      <w:del w:id="73" w:author="Jeff March" w:date="2019-06-19T14:12:00Z">
        <w:r w:rsidDel="00DA0873">
          <w:delText>,</w:delText>
        </w:r>
      </w:del>
      <w:ins w:id="74" w:author="Jeff March" w:date="2019-06-19T14:12:00Z">
        <w:r w:rsidR="00DA0873">
          <w:t>;</w:t>
        </w:r>
      </w:ins>
      <w:r>
        <w:t xml:space="preserve"> </w:t>
      </w:r>
      <w:r>
        <w:rPr>
          <w:color w:val="0000FF"/>
        </w:rPr>
        <w:t>Fowler and Margolis 2014</w:t>
      </w:r>
      <w:del w:id="75" w:author="Jeff March" w:date="2019-06-19T14:12:00Z">
        <w:r w:rsidDel="00DA0873">
          <w:delText>,</w:delText>
        </w:r>
      </w:del>
      <w:ins w:id="76" w:author="Jeff March" w:date="2019-06-19T14:12:00Z">
        <w:r w:rsidR="00DA0873">
          <w:t>;</w:t>
        </w:r>
      </w:ins>
      <w:r>
        <w:t xml:space="preserve"> </w:t>
      </w:r>
      <w:r>
        <w:rPr>
          <w:color w:val="0000FF"/>
        </w:rPr>
        <w:t>Boudreau, Elmendorf</w:t>
      </w:r>
      <w:ins w:id="77" w:author="Jeff March" w:date="2019-06-19T14:12:00Z">
        <w:r w:rsidR="00DA0873">
          <w:rPr>
            <w:color w:val="0000FF"/>
          </w:rPr>
          <w:t>,</w:t>
        </w:r>
      </w:ins>
      <w:r>
        <w:rPr>
          <w:color w:val="0000FF"/>
        </w:rPr>
        <w:t xml:space="preserve"> and MacKenzie 2015</w:t>
      </w:r>
      <w:r>
        <w:t>).</w:t>
      </w:r>
    </w:p>
    <w:p w14:paraId="47E4C374" w14:textId="77777777" w:rsidR="00C37057" w:rsidDel="00E44F59" w:rsidRDefault="00A26233" w:rsidP="00531A68">
      <w:pPr>
        <w:pStyle w:val="Bodytext"/>
        <w:rPr>
          <w:del w:id="78" w:author="Jeff March" w:date="2019-06-19T14:15:00Z"/>
        </w:rPr>
      </w:pPr>
      <w:r>
        <w:t xml:space="preserve">In the search for implications of this widely documented ignorance, scholars have been making the empirical assessment of “information effects.” They are interested in how uninformed voting patterns deviate from informed counterparts. In his canonical study, </w:t>
      </w:r>
      <w:r>
        <w:rPr>
          <w:color w:val="0000FF"/>
        </w:rPr>
        <w:t xml:space="preserve">Bartels </w:t>
      </w:r>
      <w:r>
        <w:t>(</w:t>
      </w:r>
      <w:r>
        <w:rPr>
          <w:color w:val="0000FF"/>
        </w:rPr>
        <w:t>1996</w:t>
      </w:r>
      <w:r>
        <w:t xml:space="preserve">) analyzes the presidential vote choice in the American National Election Study and demonstrates that informed and uninformed voters have different tendencies in how demographic characteristics influence the voting decisions. He further shows that those differential voting patterns have a sizable influence on aggregated electoral outcomes. Similarly, </w:t>
      </w:r>
      <w:r>
        <w:rPr>
          <w:color w:val="0000FF"/>
        </w:rPr>
        <w:t xml:space="preserve">Arnold </w:t>
      </w:r>
      <w:r>
        <w:t>(</w:t>
      </w:r>
      <w:r>
        <w:rPr>
          <w:color w:val="0000FF"/>
        </w:rPr>
        <w:t>2012</w:t>
      </w:r>
      <w:r>
        <w:t>) analyzes Comparative Study of Electoral Systems (CSES) and show</w:t>
      </w:r>
      <w:ins w:id="79" w:author="Jeff March" w:date="2019-06-19T14:15:00Z">
        <w:r w:rsidR="00E44F59">
          <w:t>s</w:t>
        </w:r>
      </w:ins>
      <w:r>
        <w:t xml:space="preserve"> that hypothetical</w:t>
      </w:r>
      <w:ins w:id="80" w:author="Jeff March" w:date="2019-06-19T14:15:00Z">
        <w:r w:rsidR="00E44F59">
          <w:t xml:space="preserve"> </w:t>
        </w:r>
      </w:ins>
    </w:p>
    <w:p w14:paraId="2E2B1873" w14:textId="77777777" w:rsidR="00AC2629" w:rsidRDefault="00A26233" w:rsidP="00AC2629">
      <w:pPr>
        <w:pStyle w:val="Bodytext"/>
        <w:pPrChange w:id="81" w:author="Jeff March" w:date="2019-06-19T14:15:00Z">
          <w:pPr>
            <w:spacing w:after="0" w:line="480" w:lineRule="auto"/>
            <w:ind w:left="-5" w:right="173"/>
            <w:jc w:val="left"/>
          </w:pPr>
        </w:pPrChange>
      </w:pPr>
      <w:r>
        <w:t>fully informed voting may change the electoral outcome across a wide range of democracies.</w:t>
      </w:r>
    </w:p>
    <w:p w14:paraId="4655CF6A" w14:textId="77777777" w:rsidR="00C37057" w:rsidDel="00E44F59" w:rsidRDefault="00A26233" w:rsidP="00531A68">
      <w:pPr>
        <w:pStyle w:val="Bodytext"/>
        <w:rPr>
          <w:del w:id="82" w:author="Jeff March" w:date="2019-06-19T14:16:00Z"/>
        </w:rPr>
      </w:pPr>
      <w:r>
        <w:t>The substantive implications of these empirical findings, however, are not always clear and generalizable. The interpretations of differences are mostly descriptive and rarely offer a systematic explanation. As a result, we have little understanding</w:t>
      </w:r>
      <w:del w:id="83" w:author="Jeff March" w:date="2019-06-19T14:16:00Z">
        <w:r w:rsidDel="00E44F59">
          <w:delText>s</w:delText>
        </w:r>
      </w:del>
      <w:r>
        <w:t xml:space="preserve"> as to why there are differences between uninformed and informed voting</w:t>
      </w:r>
      <w:ins w:id="84" w:author="Jeff March" w:date="2019-06-19T14:16:00Z">
        <w:r w:rsidR="00E44F59">
          <w:t>,</w:t>
        </w:r>
      </w:ins>
      <w:r>
        <w:t xml:space="preserve"> and how they influence the democratic outcome. The next section introduces theories of voting that can offer those missing</w:t>
      </w:r>
      <w:ins w:id="85" w:author="Jeff March" w:date="2019-06-19T14:16:00Z">
        <w:r w:rsidR="00E44F59">
          <w:t xml:space="preserve"> </w:t>
        </w:r>
      </w:ins>
    </w:p>
    <w:p w14:paraId="6502F4F7" w14:textId="77777777" w:rsidR="00AC2629" w:rsidRDefault="00A26233" w:rsidP="00AC2629">
      <w:pPr>
        <w:pStyle w:val="Bodytext"/>
        <w:pPrChange w:id="86" w:author="Jeff March" w:date="2019-06-19T14:16:00Z">
          <w:pPr>
            <w:spacing w:after="0" w:line="480" w:lineRule="auto"/>
            <w:ind w:left="-5" w:right="173"/>
            <w:jc w:val="left"/>
          </w:pPr>
        </w:pPrChange>
      </w:pPr>
      <w:r>
        <w:t>explanations.</w:t>
      </w:r>
    </w:p>
    <w:p w14:paraId="3D7C914E" w14:textId="77777777" w:rsidR="00C37057" w:rsidRDefault="00A26233" w:rsidP="00F91AEA">
      <w:pPr>
        <w:pStyle w:val="Heading1"/>
        <w:ind w:left="14"/>
      </w:pPr>
      <w:r>
        <w:t>Explaining Information Effects</w:t>
      </w:r>
    </w:p>
    <w:p w14:paraId="6EDF348D" w14:textId="77777777" w:rsidR="00C37057" w:rsidRDefault="00A26233" w:rsidP="00531A68">
      <w:pPr>
        <w:pStyle w:val="Bodytextnoindent"/>
      </w:pPr>
      <w:r>
        <w:t>The accumulation of voting research offers several candidate explanations regarding how and why uninformed voting patterns differ from informed voting patterns. The most straightforward explanation is that uninformed voters make decisions based on the perception of the state of the world that deviates from the informed perception. This explanation implies that individual preferences (i.e., ideology, partisanship, and retrospective evaluation) predict uninformed and informed voting in the same manner; differences appear because uninformed preferences are potentially more biased and less stable than informed preferences.</w:t>
      </w:r>
    </w:p>
    <w:p w14:paraId="03EFEF8D" w14:textId="77777777" w:rsidR="00C37057" w:rsidDel="00531A68" w:rsidRDefault="00A26233" w:rsidP="00531A68">
      <w:pPr>
        <w:pStyle w:val="Bodytext"/>
        <w:rPr>
          <w:del w:id="87" w:author="Jeff March" w:date="2019-06-19T15:00:00Z"/>
        </w:rPr>
      </w:pPr>
      <w:r>
        <w:t>However, there are reasons to expect that uninformed voters rely less on their individual preferences (i.e., ideology, partisanship, and retrospective evaluation) than informed voters</w:t>
      </w:r>
      <w:ins w:id="88" w:author="Jeff March" w:date="2019-06-19T14:50:00Z">
        <w:r w:rsidR="00361FC9">
          <w:t xml:space="preserve"> do</w:t>
        </w:r>
      </w:ins>
      <w:r>
        <w:t xml:space="preserve">. Extending the voting model suggested in </w:t>
      </w:r>
      <w:r>
        <w:rPr>
          <w:color w:val="0000FF"/>
        </w:rPr>
        <w:t xml:space="preserve">Downs </w:t>
      </w:r>
      <w:r>
        <w:t>(</w:t>
      </w:r>
      <w:r>
        <w:rPr>
          <w:color w:val="0000FF"/>
        </w:rPr>
        <w:t>1957</w:t>
      </w:r>
      <w:r>
        <w:t xml:space="preserve">), </w:t>
      </w:r>
      <w:r>
        <w:rPr>
          <w:color w:val="0000FF"/>
        </w:rPr>
        <w:t xml:space="preserve">Matsusaka </w:t>
      </w:r>
      <w:r>
        <w:t>(</w:t>
      </w:r>
      <w:r>
        <w:rPr>
          <w:color w:val="0000FF"/>
        </w:rPr>
        <w:t>1995</w:t>
      </w:r>
      <w:r>
        <w:t xml:space="preserve">) argues that </w:t>
      </w:r>
      <w:del w:id="89" w:author="Jeff March" w:date="2019-06-19T14:51:00Z">
        <w:r w:rsidDel="00361FC9">
          <w:delText xml:space="preserve">unformed </w:delText>
        </w:r>
      </w:del>
      <w:ins w:id="90" w:author="Jeff March" w:date="2019-06-19T14:51:00Z">
        <w:r w:rsidR="00361FC9">
          <w:t xml:space="preserve">uninformed </w:t>
        </w:r>
      </w:ins>
      <w:r>
        <w:t>voters are less certain</w:t>
      </w:r>
      <w:del w:id="91" w:author="Jeff March" w:date="2019-06-19T14:52:00Z">
        <w:r w:rsidDel="00361FC9">
          <w:delText xml:space="preserve"> about their political preferences</w:delText>
        </w:r>
      </w:del>
      <w:r>
        <w:t xml:space="preserve"> than informed voters</w:t>
      </w:r>
      <w:ins w:id="92" w:author="Jeff March" w:date="2019-06-19T14:52:00Z">
        <w:r w:rsidR="00361FC9">
          <w:t xml:space="preserve"> about their political preferences</w:t>
        </w:r>
      </w:ins>
      <w:r>
        <w:t xml:space="preserve">. While his primary interest is in the turnout decisions, his theory implies that uninformed voters, compared to informed voters, may discount their preferences when making vote choice. Empirical evidence supports this claim. For example, </w:t>
      </w:r>
      <w:r>
        <w:rPr>
          <w:color w:val="0000FF"/>
        </w:rPr>
        <w:t xml:space="preserve">Delli Carpini and Keeter </w:t>
      </w:r>
      <w:r>
        <w:t>(</w:t>
      </w:r>
      <w:r>
        <w:rPr>
          <w:color w:val="0000FF"/>
        </w:rPr>
        <w:t>1996</w:t>
      </w:r>
      <w:r>
        <w:t>) find</w:t>
      </w:r>
      <w:del w:id="93" w:author="Jeff March" w:date="2019-06-19T14:59:00Z">
        <w:r w:rsidDel="00531A68">
          <w:delText>s</w:delText>
        </w:r>
      </w:del>
      <w:r>
        <w:t xml:space="preserve"> that the predictive power of ideology in voting is weaker among less</w:t>
      </w:r>
      <w:del w:id="94" w:author="Marti Childs" w:date="2019-06-21T09:51:00Z">
        <w:r w:rsidDel="00B34CC6">
          <w:delText xml:space="preserve"> </w:delText>
        </w:r>
      </w:del>
      <w:ins w:id="95" w:author="Marti Childs" w:date="2019-06-21T09:51:00Z">
        <w:r w:rsidR="00B34CC6">
          <w:t>-</w:t>
        </w:r>
      </w:ins>
      <w:r>
        <w:t>informed voters. Therefore,</w:t>
      </w:r>
      <w:ins w:id="96" w:author="Jeff March" w:date="2019-06-19T15:00:00Z">
        <w:r w:rsidR="00531A68">
          <w:t xml:space="preserve"> </w:t>
        </w:r>
      </w:ins>
    </w:p>
    <w:p w14:paraId="26C59E1C" w14:textId="77777777" w:rsidR="00AC2629" w:rsidRDefault="00A26233" w:rsidP="00AC2629">
      <w:pPr>
        <w:pStyle w:val="Bodytext"/>
        <w:pPrChange w:id="97" w:author="Jeff March" w:date="2019-06-19T15:00:00Z">
          <w:pPr>
            <w:spacing w:after="0" w:line="480" w:lineRule="auto"/>
            <w:ind w:left="-5" w:right="173"/>
            <w:jc w:val="left"/>
          </w:pPr>
        </w:pPrChange>
      </w:pPr>
      <w:r>
        <w:t>the first hypothesis is constructed as follows:</w:t>
      </w:r>
    </w:p>
    <w:p w14:paraId="064F6042" w14:textId="77777777" w:rsidR="00C37057" w:rsidDel="00531A68" w:rsidRDefault="00A26233" w:rsidP="00531A68">
      <w:pPr>
        <w:pStyle w:val="Blockindenthanging"/>
        <w:rPr>
          <w:del w:id="98" w:author="Jeff March" w:date="2019-06-19T15:02:00Z"/>
        </w:rPr>
      </w:pPr>
      <w:r>
        <w:t>H1: The less</w:t>
      </w:r>
      <w:del w:id="99" w:author="Marti Childs" w:date="2019-06-21T09:51:00Z">
        <w:r w:rsidDel="00B34CC6">
          <w:delText xml:space="preserve"> </w:delText>
        </w:r>
      </w:del>
      <w:ins w:id="100" w:author="Marti Childs" w:date="2019-06-21T09:51:00Z">
        <w:r w:rsidR="00B34CC6">
          <w:t>-</w:t>
        </w:r>
      </w:ins>
      <w:r>
        <w:t xml:space="preserve">informed </w:t>
      </w:r>
      <w:ins w:id="101" w:author="Marti Childs" w:date="2019-06-21T09:52:00Z">
        <w:r w:rsidR="00B34CC6">
          <w:t xml:space="preserve">that </w:t>
        </w:r>
      </w:ins>
      <w:r>
        <w:t>voters are, the less strongly individual preferences (i.e., ideology, partisanship, and retrospective evaluation) explain their voting de</w:t>
      </w:r>
      <w:del w:id="102" w:author="Jeff March" w:date="2019-06-19T15:02:00Z">
        <w:r w:rsidDel="00531A68">
          <w:delText>-</w:delText>
        </w:r>
      </w:del>
    </w:p>
    <w:p w14:paraId="2E2C6D6A" w14:textId="77777777" w:rsidR="00C37057" w:rsidRDefault="00A26233" w:rsidP="00531A68">
      <w:pPr>
        <w:pStyle w:val="Blockindenthanging"/>
      </w:pPr>
      <w:r>
        <w:t>cisions.</w:t>
      </w:r>
    </w:p>
    <w:p w14:paraId="796E4024" w14:textId="77777777" w:rsidR="00C37057" w:rsidDel="00531A68" w:rsidRDefault="00A26233" w:rsidP="00531A68">
      <w:pPr>
        <w:pStyle w:val="Bodytext"/>
        <w:rPr>
          <w:del w:id="103" w:author="Jeff March" w:date="2019-06-19T15:05:00Z"/>
        </w:rPr>
      </w:pPr>
      <w:r>
        <w:t xml:space="preserve">If uninformed voters do not rely on their individual preferences, are their voting decisions inherently random? The long history of research on social context influence on voting suggests that </w:t>
      </w:r>
      <w:del w:id="104" w:author="Jeff March" w:date="2019-06-19T15:03:00Z">
        <w:r w:rsidDel="00531A68">
          <w:delText xml:space="preserve">it </w:delText>
        </w:r>
      </w:del>
      <w:r>
        <w:t xml:space="preserve">is not necessarily the case. Even when voters do not possess the sufficient information to form their own preference with certainty, they may still learn and utilize the distribution of others’ partisan preferences in the society (called </w:t>
      </w:r>
      <w:del w:id="105" w:author="Jeff March" w:date="2019-06-19T15:03:00Z">
        <w:r w:rsidDel="00531A68">
          <w:delText xml:space="preserve">as </w:delText>
        </w:r>
      </w:del>
      <w:r>
        <w:rPr>
          <w:i/>
        </w:rPr>
        <w:t>partisan environment</w:t>
      </w:r>
      <w:r>
        <w:t>). Voters obtain this knowledge from past election results and preferences of others in the social network. The second hypothesis states that the differences between informed and</w:t>
      </w:r>
      <w:ins w:id="106" w:author="Jeff March" w:date="2019-06-19T15:05:00Z">
        <w:r w:rsidR="00531A68">
          <w:t xml:space="preserve"> </w:t>
        </w:r>
      </w:ins>
    </w:p>
    <w:p w14:paraId="159F8D9B" w14:textId="77777777" w:rsidR="00C37057" w:rsidRDefault="00A26233" w:rsidP="00531A68">
      <w:pPr>
        <w:pStyle w:val="Bodytext"/>
      </w:pPr>
      <w:r>
        <w:t>uninformed voting originate from the use of this contextual information:</w:t>
      </w:r>
    </w:p>
    <w:p w14:paraId="250835C6" w14:textId="5E25D5C8" w:rsidR="005F1C83" w:rsidDel="00531A68" w:rsidRDefault="00A26233" w:rsidP="00531A68">
      <w:pPr>
        <w:pStyle w:val="Blockindenthanging"/>
        <w:rPr>
          <w:del w:id="107" w:author="Jeff March" w:date="2019-06-19T15:06:00Z"/>
        </w:rPr>
      </w:pPr>
      <w:r>
        <w:t>H2: The less</w:t>
      </w:r>
      <w:del w:id="108" w:author="Marti Childs" w:date="2019-06-21T09:58:00Z">
        <w:r w:rsidDel="00F76695">
          <w:delText xml:space="preserve"> </w:delText>
        </w:r>
      </w:del>
      <w:ins w:id="109" w:author="Marti Childs" w:date="2019-06-21T09:58:00Z">
        <w:r w:rsidR="00F76695">
          <w:t>-</w:t>
        </w:r>
      </w:ins>
      <w:r>
        <w:t xml:space="preserve">informed </w:t>
      </w:r>
      <w:ins w:id="110" w:author="Marti Childs" w:date="2019-06-21T09:58:00Z">
        <w:r w:rsidR="00F76695">
          <w:t xml:space="preserve">that </w:t>
        </w:r>
      </w:ins>
      <w:r>
        <w:t xml:space="preserve">voters are, the more strongly </w:t>
      </w:r>
      <w:ins w:id="111" w:author="Marti Childs" w:date="2019-06-21T09:59:00Z">
        <w:r w:rsidR="00F76695">
          <w:t xml:space="preserve">a </w:t>
        </w:r>
      </w:ins>
      <w:r>
        <w:t>partisan environment ex</w:t>
      </w:r>
      <w:del w:id="112" w:author="Jeff March" w:date="2019-06-19T15:06:00Z">
        <w:r w:rsidDel="00531A68">
          <w:delText>-</w:delText>
        </w:r>
      </w:del>
    </w:p>
    <w:p w14:paraId="4703A4D3" w14:textId="77777777" w:rsidR="005F1C83" w:rsidRDefault="00A26233" w:rsidP="00531A68">
      <w:pPr>
        <w:pStyle w:val="Blockindenthanging"/>
      </w:pPr>
      <w:r>
        <w:t>plains their voting decisions.</w:t>
      </w:r>
    </w:p>
    <w:p w14:paraId="71D71FD2" w14:textId="6C873345" w:rsidR="00C37057" w:rsidRDefault="00A26233" w:rsidP="00531A68">
      <w:pPr>
        <w:pStyle w:val="Bodytext"/>
      </w:pPr>
      <w:del w:id="113" w:author="Jeff March" w:date="2019-06-19T15:06:00Z">
        <w:r w:rsidDel="00531A68">
          <w:delText>There are two different ways v</w:delText>
        </w:r>
      </w:del>
      <w:ins w:id="114" w:author="Jeff March" w:date="2019-06-19T15:06:00Z">
        <w:r w:rsidR="00531A68">
          <w:t>V</w:t>
        </w:r>
      </w:ins>
      <w:r>
        <w:t xml:space="preserve">oters may respond to </w:t>
      </w:r>
      <w:ins w:id="115" w:author="Marti Childs" w:date="2019-06-21T09:59:00Z">
        <w:r w:rsidR="00F76695">
          <w:t xml:space="preserve">a </w:t>
        </w:r>
      </w:ins>
      <w:r>
        <w:t>partisan environment</w:t>
      </w:r>
      <w:ins w:id="116" w:author="Jeff March" w:date="2019-06-19T15:06:00Z">
        <w:r w:rsidR="00531A68">
          <w:t xml:space="preserve"> in either of two different ways</w:t>
        </w:r>
      </w:ins>
      <w:r>
        <w:t xml:space="preserve">: </w:t>
      </w:r>
      <w:r>
        <w:rPr>
          <w:i/>
        </w:rPr>
        <w:t xml:space="preserve">bandwagoning </w:t>
      </w:r>
      <w:r>
        <w:t xml:space="preserve">and </w:t>
      </w:r>
      <w:r>
        <w:rPr>
          <w:i/>
        </w:rPr>
        <w:t>balancing</w:t>
      </w:r>
      <w:r>
        <w:t xml:space="preserve">. Both patterns have theoretical and empirical support to validate their underlying logic. </w:t>
      </w:r>
      <w:ins w:id="117" w:author="Jeff March" w:date="2019-06-19T15:06:00Z">
        <w:r w:rsidR="00531A68">
          <w:t xml:space="preserve">The </w:t>
        </w:r>
      </w:ins>
      <w:del w:id="118" w:author="Jeff March" w:date="2019-06-19T15:06:00Z">
        <w:r w:rsidDel="00531A68">
          <w:delText>F</w:delText>
        </w:r>
      </w:del>
      <w:ins w:id="119" w:author="Jeff March" w:date="2019-06-19T15:06:00Z">
        <w:r w:rsidR="00531A68">
          <w:t>f</w:t>
        </w:r>
      </w:ins>
      <w:r>
        <w:t>ollowing subsections explain why uninformed voters, and only uninformed voters, have a reason to bandwagon with or balance against the partisan environment.</w:t>
      </w:r>
    </w:p>
    <w:p w14:paraId="64ECAE14" w14:textId="77777777" w:rsidR="00C37057" w:rsidRDefault="00A26233" w:rsidP="00531A68">
      <w:pPr>
        <w:pStyle w:val="Heading2"/>
      </w:pPr>
      <w:r>
        <w:t>Bandwagoning</w:t>
      </w:r>
    </w:p>
    <w:p w14:paraId="66DF1998" w14:textId="77777777" w:rsidR="00C37057" w:rsidDel="00E16FD0" w:rsidRDefault="00A26233" w:rsidP="00531A68">
      <w:pPr>
        <w:pStyle w:val="Bodytextnoindent"/>
        <w:rPr>
          <w:del w:id="120" w:author="Jeff March" w:date="2019-06-19T15:13:00Z"/>
        </w:rPr>
      </w:pPr>
      <w:r>
        <w:t xml:space="preserve">Bandwagoning indicates the pattern of behavior to vote in line with the majority in a partisan environment. This pattern of context-based voting is supported by ample empirical evidence. Early inquiries of local context and voting suggest that voters living under </w:t>
      </w:r>
      <w:ins w:id="121" w:author="Jeff March" w:date="2019-06-19T15:07:00Z">
        <w:r w:rsidR="005E3BEA">
          <w:t xml:space="preserve">a </w:t>
        </w:r>
      </w:ins>
      <w:r>
        <w:t xml:space="preserve">highly skewed partisan environment, captured by partisan voting patterns in past election results, have </w:t>
      </w:r>
      <w:ins w:id="122" w:author="Jeff March" w:date="2019-06-19T15:07:00Z">
        <w:r w:rsidR="005E3BEA">
          <w:t xml:space="preserve">a </w:t>
        </w:r>
      </w:ins>
      <w:r>
        <w:t xml:space="preserve">strong tendency to vote in line with the majority party </w:t>
      </w:r>
      <w:ins w:id="123" w:author="Jeff March" w:date="2019-06-19T15:07:00Z">
        <w:r w:rsidR="005E3BEA">
          <w:t>(</w:t>
        </w:r>
      </w:ins>
      <w:r>
        <w:rPr>
          <w:color w:val="0000FF"/>
        </w:rPr>
        <w:t xml:space="preserve">Miller </w:t>
      </w:r>
      <w:del w:id="124" w:author="Jeff March" w:date="2019-06-19T15:07:00Z">
        <w:r w:rsidDel="005E3BEA">
          <w:delText>(</w:delText>
        </w:r>
      </w:del>
      <w:r>
        <w:rPr>
          <w:color w:val="0000FF"/>
        </w:rPr>
        <w:t>1956</w:t>
      </w:r>
      <w:del w:id="125" w:author="Jeff March" w:date="2019-06-19T15:07:00Z">
        <w:r w:rsidDel="005E3BEA">
          <w:delText>),</w:delText>
        </w:r>
      </w:del>
      <w:ins w:id="126" w:author="Jeff March" w:date="2019-06-19T15:08:00Z">
        <w:r w:rsidR="005E3BEA">
          <w:t>;</w:t>
        </w:r>
      </w:ins>
      <w:r>
        <w:t xml:space="preserve"> </w:t>
      </w:r>
      <w:r>
        <w:rPr>
          <w:color w:val="0000FF"/>
        </w:rPr>
        <w:t xml:space="preserve">Putnam </w:t>
      </w:r>
      <w:del w:id="127" w:author="Jeff March" w:date="2019-06-19T15:08:00Z">
        <w:r w:rsidDel="005E3BEA">
          <w:delText>(</w:delText>
        </w:r>
      </w:del>
      <w:r>
        <w:rPr>
          <w:color w:val="0000FF"/>
        </w:rPr>
        <w:t>1966</w:t>
      </w:r>
      <w:r>
        <w:t>). The collection of social network studies also finds that majority preference in one’s political discussion network predicts voting decisions (</w:t>
      </w:r>
      <w:r>
        <w:rPr>
          <w:color w:val="0000FF"/>
        </w:rPr>
        <w:t>Huckfeldt and Sprague 1987</w:t>
      </w:r>
      <w:r>
        <w:t xml:space="preserve">, </w:t>
      </w:r>
      <w:r>
        <w:rPr>
          <w:color w:val="0000FF"/>
        </w:rPr>
        <w:t>1995</w:t>
      </w:r>
      <w:del w:id="128" w:author="Jeff March" w:date="2019-06-19T15:08:00Z">
        <w:r w:rsidDel="00E16FD0">
          <w:delText>,</w:delText>
        </w:r>
      </w:del>
      <w:ins w:id="129" w:author="Jeff March" w:date="2019-06-19T15:08:00Z">
        <w:r w:rsidR="00E16FD0">
          <w:t>;</w:t>
        </w:r>
      </w:ins>
      <w:r>
        <w:t xml:space="preserve"> </w:t>
      </w:r>
      <w:r>
        <w:rPr>
          <w:color w:val="0000FF"/>
        </w:rPr>
        <w:t>Huckfeldt, Pietryka</w:t>
      </w:r>
      <w:ins w:id="130" w:author="Jeff March" w:date="2019-06-19T15:12:00Z">
        <w:r w:rsidR="00E16FD0">
          <w:rPr>
            <w:color w:val="0000FF"/>
          </w:rPr>
          <w:t>,</w:t>
        </w:r>
      </w:ins>
      <w:r>
        <w:rPr>
          <w:color w:val="0000FF"/>
        </w:rPr>
        <w:t xml:space="preserve"> and Reilly 2014</w:t>
      </w:r>
      <w:r>
        <w:t>). In addition, experimental studies confirm bandwagoning behavior</w:t>
      </w:r>
      <w:ins w:id="131" w:author="Jeff March" w:date="2019-06-19T15:13:00Z">
        <w:r w:rsidR="00E16FD0">
          <w:t xml:space="preserve"> </w:t>
        </w:r>
      </w:ins>
    </w:p>
    <w:p w14:paraId="17E5BE61" w14:textId="77777777" w:rsidR="00AC2629" w:rsidRDefault="00A26233" w:rsidP="00AC2629">
      <w:pPr>
        <w:pStyle w:val="Bodytextnoindent"/>
        <w:rPr>
          <w:del w:id="132" w:author="Jeff March" w:date="2019-06-19T15:15:00Z"/>
        </w:rPr>
        <w:pPrChange w:id="133" w:author="Jeff March" w:date="2019-06-19T15:13:00Z">
          <w:pPr>
            <w:spacing w:after="0" w:line="480" w:lineRule="auto"/>
            <w:ind w:left="-5" w:right="173"/>
            <w:jc w:val="left"/>
          </w:pPr>
        </w:pPrChange>
      </w:pPr>
      <w:r>
        <w:t>both in lab (Bischoff and Egbert 2013</w:t>
      </w:r>
      <w:del w:id="134" w:author="Jeff March" w:date="2019-06-19T15:13:00Z">
        <w:r w:rsidDel="00E16FD0">
          <w:delText>,</w:delText>
        </w:r>
      </w:del>
      <w:ins w:id="135" w:author="Jeff March" w:date="2019-06-19T15:13:00Z">
        <w:r w:rsidR="00E16FD0">
          <w:t>;</w:t>
        </w:r>
      </w:ins>
      <w:r>
        <w:t xml:space="preserve"> Morton and Ou 2015</w:t>
      </w:r>
      <w:del w:id="136" w:author="Jeff March" w:date="2019-06-19T15:13:00Z">
        <w:r w:rsidDel="00E16FD0">
          <w:delText>,</w:delText>
        </w:r>
      </w:del>
      <w:ins w:id="137" w:author="Jeff March" w:date="2019-06-19T15:13:00Z">
        <w:r w:rsidR="00E16FD0">
          <w:t>;</w:t>
        </w:r>
      </w:ins>
      <w:r>
        <w:t xml:space="preserve"> Tyran and Wagner 2016) and online survey (Roy et al. 2015</w:t>
      </w:r>
      <w:del w:id="138" w:author="Jeff March" w:date="2019-06-19T15:14:00Z">
        <w:r w:rsidDel="00E16FD0">
          <w:delText>,</w:delText>
        </w:r>
      </w:del>
      <w:ins w:id="139" w:author="Jeff March" w:date="2019-06-19T15:14:00Z">
        <w:r w:rsidR="00E16FD0">
          <w:t>;</w:t>
        </w:r>
      </w:ins>
      <w:r>
        <w:t xml:space="preserve"> van der Meer, Hakhverdian and Aaldering 2016</w:t>
      </w:r>
      <w:del w:id="140" w:author="Jeff March" w:date="2019-06-19T15:15:00Z">
        <w:r w:rsidDel="00E16FD0">
          <w:delText>,</w:delText>
        </w:r>
      </w:del>
      <w:ins w:id="141" w:author="Jeff March" w:date="2019-06-19T15:15:00Z">
        <w:r w:rsidR="00E16FD0">
          <w:t>;</w:t>
        </w:r>
      </w:ins>
      <w:r>
        <w:t xml:space="preserve"> Dahlgaard et al. 2017). In those experiments, participants are randomly assigned to receive the signal about the majority preference (or the candidate/party winning the election) or not. The results show that receivers of the contextual signal are more likely to act in line with the</w:t>
      </w:r>
      <w:ins w:id="142" w:author="Jeff March" w:date="2019-06-19T15:15:00Z">
        <w:r w:rsidR="00E16FD0">
          <w:t xml:space="preserve"> </w:t>
        </w:r>
      </w:ins>
    </w:p>
    <w:p w14:paraId="63C540C4" w14:textId="77777777" w:rsidR="00AC2629" w:rsidRDefault="00A26233" w:rsidP="00AC2629">
      <w:pPr>
        <w:pStyle w:val="Bodytextnoindent"/>
        <w:pPrChange w:id="143" w:author="Jeff March" w:date="2019-06-19T15:15:00Z">
          <w:pPr>
            <w:spacing w:after="0" w:line="480" w:lineRule="auto"/>
            <w:ind w:left="-5" w:right="173"/>
            <w:jc w:val="left"/>
          </w:pPr>
        </w:pPrChange>
      </w:pPr>
      <w:r>
        <w:t>majority than those who do not receive the signal.</w:t>
      </w:r>
    </w:p>
    <w:p w14:paraId="21527B84" w14:textId="4C97B4D3" w:rsidR="00C37057" w:rsidDel="00D85F41" w:rsidRDefault="00A26233" w:rsidP="00E16FD0">
      <w:pPr>
        <w:pStyle w:val="Bodytext"/>
        <w:rPr>
          <w:del w:id="144" w:author="Jeff March" w:date="2019-06-19T15:21:00Z"/>
        </w:rPr>
      </w:pPr>
      <w:r>
        <w:t>There are numbers of theoretical rationales as to why bandwagoning should occur (</w:t>
      </w:r>
      <w:r>
        <w:rPr>
          <w:color w:val="0000FF"/>
        </w:rPr>
        <w:t>Hardmeier 2008</w:t>
      </w:r>
      <w:r>
        <w:t xml:space="preserve">). While psychological explanations emphasize the natural instinct or “feels good” aspect of </w:t>
      </w:r>
      <w:del w:id="145" w:author="Jeff March" w:date="2019-06-19T15:18:00Z">
        <w:r w:rsidDel="00D85F41">
          <w:delText xml:space="preserve">to </w:delText>
        </w:r>
      </w:del>
      <w:r>
        <w:t>join</w:t>
      </w:r>
      <w:ins w:id="146" w:author="Jeff March" w:date="2019-06-19T15:18:00Z">
        <w:r w:rsidR="00D85F41">
          <w:t>ing</w:t>
        </w:r>
      </w:ins>
      <w:r>
        <w:t xml:space="preserve"> </w:t>
      </w:r>
      <w:del w:id="147" w:author="Jeff March" w:date="2019-06-19T15:18:00Z">
        <w:r w:rsidDel="00D85F41">
          <w:delText xml:space="preserve">in </w:delText>
        </w:r>
      </w:del>
      <w:ins w:id="148" w:author="Jeff March" w:date="2019-06-19T15:18:00Z">
        <w:r w:rsidR="00D85F41">
          <w:t xml:space="preserve">on </w:t>
        </w:r>
      </w:ins>
      <w:r>
        <w:t>the winner’s side, voters may have a logical incentive to use majority preference as a heuristic</w:t>
      </w:r>
      <w:del w:id="149" w:author="Jeff March" w:date="2019-06-19T15:19:00Z">
        <w:r w:rsidDel="00D85F41">
          <w:delText>s</w:delText>
        </w:r>
      </w:del>
      <w:r>
        <w:t xml:space="preserve"> </w:t>
      </w:r>
      <w:ins w:id="150" w:author="Marti Childs" w:date="2019-06-21T10:18:00Z">
        <w:r w:rsidR="00F97094">
          <w:t xml:space="preserve">approach </w:t>
        </w:r>
      </w:ins>
      <w:r>
        <w:t>to find “correct” and viable choice</w:t>
      </w:r>
      <w:ins w:id="151" w:author="Jeff March" w:date="2019-06-19T15:20:00Z">
        <w:r w:rsidR="00D85F41">
          <w:t>s</w:t>
        </w:r>
      </w:ins>
      <w:r>
        <w:t xml:space="preserve"> in elections (</w:t>
      </w:r>
      <w:r>
        <w:rPr>
          <w:color w:val="0000FF"/>
        </w:rPr>
        <w:t>Chaiken 1987</w:t>
      </w:r>
      <w:del w:id="152" w:author="Jeff March" w:date="2019-06-19T15:20:00Z">
        <w:r w:rsidDel="00D85F41">
          <w:delText>,</w:delText>
        </w:r>
      </w:del>
      <w:ins w:id="153" w:author="Jeff March" w:date="2019-06-19T15:20:00Z">
        <w:r w:rsidR="00D85F41">
          <w:t>;</w:t>
        </w:r>
      </w:ins>
      <w:r>
        <w:t xml:space="preserve"> </w:t>
      </w:r>
      <w:r>
        <w:rPr>
          <w:color w:val="0000FF"/>
        </w:rPr>
        <w:t>Lau and Redlawsk 2001</w:t>
      </w:r>
      <w:r>
        <w:t>).</w:t>
      </w:r>
      <w:r>
        <w:rPr>
          <w:color w:val="FF0000"/>
          <w:vertAlign w:val="superscript"/>
        </w:rPr>
        <w:footnoteReference w:id="1"/>
      </w:r>
      <w:r>
        <w:rPr>
          <w:color w:val="FF0000"/>
          <w:vertAlign w:val="superscript"/>
        </w:rPr>
        <w:t xml:space="preserve"> </w:t>
      </w:r>
      <w:r>
        <w:t>The heuristic</w:t>
      </w:r>
      <w:del w:id="158" w:author="Jeff March" w:date="2019-06-19T15:21:00Z">
        <w:r w:rsidDel="00D85F41">
          <w:delText>s</w:delText>
        </w:r>
      </w:del>
      <w:r>
        <w:t xml:space="preserve"> explanation especially makes sense in terms of local partisan environments in national elections. The local voting patterns often have a weak connection to winning or losing at the national level, but if political preferences are geographically sorted (</w:t>
      </w:r>
      <w:r>
        <w:rPr>
          <w:color w:val="0000FF"/>
        </w:rPr>
        <w:t>Tam Cho, Gimpel</w:t>
      </w:r>
      <w:ins w:id="159" w:author="Jeff March" w:date="2019-06-19T15:21:00Z">
        <w:r w:rsidR="00D85F41">
          <w:rPr>
            <w:color w:val="0000FF"/>
          </w:rPr>
          <w:t>,</w:t>
        </w:r>
      </w:ins>
      <w:r>
        <w:rPr>
          <w:color w:val="0000FF"/>
        </w:rPr>
        <w:t xml:space="preserve"> and Hui 2013</w:t>
      </w:r>
      <w:r>
        <w:t>), the local partisan environment can be</w:t>
      </w:r>
    </w:p>
    <w:p w14:paraId="74594866" w14:textId="77777777" w:rsidR="00C37057" w:rsidRDefault="00D85F41" w:rsidP="00E16FD0">
      <w:pPr>
        <w:pStyle w:val="Bodytext"/>
      </w:pPr>
      <w:ins w:id="160" w:author="Jeff March" w:date="2019-06-19T15:22:00Z">
        <w:r>
          <w:t xml:space="preserve"> </w:t>
        </w:r>
      </w:ins>
      <w:r w:rsidR="00A26233">
        <w:t xml:space="preserve">effective </w:t>
      </w:r>
      <w:commentRangeStart w:id="161"/>
      <w:r w:rsidR="00A26233">
        <w:t>heuristic</w:t>
      </w:r>
      <w:del w:id="162" w:author="Jeff March" w:date="2019-06-19T15:23:00Z">
        <w:r w:rsidR="00A26233" w:rsidDel="00D85F41">
          <w:delText>s</w:delText>
        </w:r>
      </w:del>
      <w:ins w:id="163" w:author="Jeff March" w:date="2019-06-19T15:23:00Z">
        <w:r>
          <w:t>ally</w:t>
        </w:r>
      </w:ins>
      <w:r w:rsidR="00A26233">
        <w:t xml:space="preserve"> </w:t>
      </w:r>
      <w:ins w:id="164" w:author="Jeff March" w:date="2019-06-19T15:23:00Z">
        <w:r>
          <w:t xml:space="preserve">in influencing </w:t>
        </w:r>
      </w:ins>
      <w:del w:id="165" w:author="Jeff March" w:date="2019-06-19T15:23:00Z">
        <w:r w:rsidR="00A26233" w:rsidDel="00D85F41">
          <w:delText xml:space="preserve">of </w:delText>
        </w:r>
      </w:del>
      <w:r w:rsidR="00A26233">
        <w:t xml:space="preserve">how others with similar preferences </w:t>
      </w:r>
      <w:del w:id="166" w:author="Jeff March" w:date="2019-06-19T15:23:00Z">
        <w:r w:rsidR="00A26233" w:rsidDel="00D85F41">
          <w:delText xml:space="preserve">would </w:delText>
        </w:r>
      </w:del>
      <w:r w:rsidR="00A26233">
        <w:t>vote</w:t>
      </w:r>
      <w:commentRangeEnd w:id="161"/>
      <w:r>
        <w:rPr>
          <w:rStyle w:val="CommentReference"/>
          <w:vanish/>
        </w:rPr>
        <w:commentReference w:id="161"/>
      </w:r>
      <w:r w:rsidR="00A26233">
        <w:t>.</w:t>
      </w:r>
    </w:p>
    <w:p w14:paraId="203B5BE8" w14:textId="5A76CC65" w:rsidR="00C37057" w:rsidDel="009A358F" w:rsidRDefault="00A26233" w:rsidP="00E16FD0">
      <w:pPr>
        <w:pStyle w:val="Bodytext"/>
        <w:rPr>
          <w:del w:id="167" w:author="Jeff March" w:date="2019-06-19T15:29:00Z"/>
        </w:rPr>
      </w:pPr>
      <w:r>
        <w:t xml:space="preserve">It is </w:t>
      </w:r>
      <w:del w:id="168" w:author="Jeff March" w:date="2019-06-19T15:24:00Z">
        <w:r w:rsidDel="00D85F41">
          <w:delText xml:space="preserve">straightforward </w:delText>
        </w:r>
      </w:del>
      <w:ins w:id="169" w:author="Jeff March" w:date="2019-06-19T15:24:00Z">
        <w:r w:rsidR="00D85F41">
          <w:t xml:space="preserve">reasonable </w:t>
        </w:r>
      </w:ins>
      <w:r>
        <w:t>to expect that the tendency of heuristic</w:t>
      </w:r>
      <w:del w:id="170" w:author="Marti Childs" w:date="2019-06-21T10:20:00Z">
        <w:r w:rsidDel="00BB4E0E">
          <w:delText>s</w:delText>
        </w:r>
      </w:del>
      <w:del w:id="171" w:author="Jeff March" w:date="2019-06-19T15:24:00Z">
        <w:r w:rsidDel="00D85F41">
          <w:delText xml:space="preserve"> </w:delText>
        </w:r>
      </w:del>
      <w:ins w:id="172" w:author="Jeff March" w:date="2019-06-19T15:24:00Z">
        <w:r w:rsidR="00D85F41">
          <w:t>-</w:t>
        </w:r>
      </w:ins>
      <w:r>
        <w:t xml:space="preserve">based bandwagoning is weaker among informed than uninformed voters because those with abundant resources to support their own preferences tend to be resistant to the reception of additional signals </w:t>
      </w:r>
      <w:ins w:id="173" w:author="Jeff March" w:date="2019-06-19T15:25:00Z">
        <w:r w:rsidR="00D85F41">
          <w:t>(</w:t>
        </w:r>
      </w:ins>
      <w:r>
        <w:rPr>
          <w:color w:val="0000FF"/>
        </w:rPr>
        <w:t xml:space="preserve">Zaller </w:t>
      </w:r>
      <w:del w:id="174" w:author="Jeff March" w:date="2019-06-19T15:25:00Z">
        <w:r w:rsidDel="00D85F41">
          <w:delText>(</w:delText>
        </w:r>
      </w:del>
      <w:r>
        <w:rPr>
          <w:color w:val="0000FF"/>
        </w:rPr>
        <w:t>1992</w:t>
      </w:r>
      <w:r>
        <w:t xml:space="preserve">). Empirical evidence is consistent with this claim. For example, the mock election experiment conducted by </w:t>
      </w:r>
      <w:r>
        <w:rPr>
          <w:color w:val="0000FF"/>
        </w:rPr>
        <w:t>Huckfeldt, Pietryka</w:t>
      </w:r>
      <w:ins w:id="175" w:author="Jeff March" w:date="2019-06-19T15:26:00Z">
        <w:r w:rsidR="00D85F41">
          <w:rPr>
            <w:color w:val="0000FF"/>
          </w:rPr>
          <w:t>,</w:t>
        </w:r>
      </w:ins>
      <w:r>
        <w:rPr>
          <w:color w:val="0000FF"/>
        </w:rPr>
        <w:t xml:space="preserve"> and Reilly </w:t>
      </w:r>
      <w:r>
        <w:t>(</w:t>
      </w:r>
      <w:r>
        <w:rPr>
          <w:color w:val="0000FF"/>
        </w:rPr>
        <w:t>2014</w:t>
      </w:r>
      <w:r>
        <w:t xml:space="preserve">) shows that voting decisions of participants who are able to receive more private information about their preference are affected less by the preference signals obtained through </w:t>
      </w:r>
      <w:del w:id="176" w:author="Jeff March" w:date="2019-06-19T15:25:00Z">
        <w:r w:rsidDel="00D85F41">
          <w:delText xml:space="preserve">the </w:delText>
        </w:r>
      </w:del>
      <w:r>
        <w:t xml:space="preserve">communication with other participants. Similarly, the survey experiment conducted by </w:t>
      </w:r>
      <w:r>
        <w:rPr>
          <w:color w:val="0000FF"/>
        </w:rPr>
        <w:t xml:space="preserve">Roy et al. </w:t>
      </w:r>
      <w:r>
        <w:t>(</w:t>
      </w:r>
      <w:r>
        <w:rPr>
          <w:color w:val="0000FF"/>
        </w:rPr>
        <w:t>2015</w:t>
      </w:r>
      <w:r>
        <w:t xml:space="preserve">) indicates that the depth of obtained candidate information moderates bandwagoning behavior. </w:t>
      </w:r>
      <w:commentRangeStart w:id="177"/>
      <w:r>
        <w:t xml:space="preserve">They </w:t>
      </w:r>
      <w:commentRangeEnd w:id="177"/>
      <w:r w:rsidR="00D85F41">
        <w:rPr>
          <w:rStyle w:val="CommentReference"/>
          <w:vanish/>
        </w:rPr>
        <w:commentReference w:id="177"/>
      </w:r>
      <w:r>
        <w:t xml:space="preserve">design a mock election </w:t>
      </w:r>
      <w:del w:id="178" w:author="Marti Childs" w:date="2019-06-21T10:21:00Z">
        <w:r w:rsidDel="00BB4E0E">
          <w:delText xml:space="preserve">where </w:delText>
        </w:r>
      </w:del>
      <w:ins w:id="179" w:author="Marti Childs" w:date="2019-06-21T10:21:00Z">
        <w:r w:rsidR="00BB4E0E">
          <w:t xml:space="preserve">in which </w:t>
        </w:r>
      </w:ins>
      <w:r>
        <w:t xml:space="preserve">respondents can search for information about candidates </w:t>
      </w:r>
      <w:commentRangeStart w:id="180"/>
      <w:r>
        <w:t>before the random subset of them receiving the result of pre-election polling</w:t>
      </w:r>
      <w:commentRangeEnd w:id="180"/>
      <w:r w:rsidR="009A358F">
        <w:rPr>
          <w:rStyle w:val="CommentReference"/>
          <w:vanish/>
        </w:rPr>
        <w:commentReference w:id="180"/>
      </w:r>
      <w:r>
        <w:t xml:space="preserve">. </w:t>
      </w:r>
      <w:commentRangeStart w:id="181"/>
      <w:r>
        <w:t xml:space="preserve">They </w:t>
      </w:r>
      <w:commentRangeEnd w:id="181"/>
      <w:r w:rsidR="009A358F">
        <w:rPr>
          <w:rStyle w:val="CommentReference"/>
          <w:vanish/>
        </w:rPr>
        <w:commentReference w:id="181"/>
      </w:r>
      <w:r>
        <w:t xml:space="preserve">find that those who searched </w:t>
      </w:r>
      <w:ins w:id="182" w:author="Jeff March" w:date="2019-06-19T15:29:00Z">
        <w:r w:rsidR="009A358F">
          <w:t xml:space="preserve">for </w:t>
        </w:r>
      </w:ins>
      <w:r>
        <w:t>more information about candidates (i.e., informed voters) are less likely to vote for the leading candidate in the polling than those who searched less (i.e., uninformed</w:t>
      </w:r>
    </w:p>
    <w:p w14:paraId="204187A9" w14:textId="77777777" w:rsidR="00AC2629" w:rsidRDefault="009A358F" w:rsidP="00AC2629">
      <w:pPr>
        <w:pStyle w:val="Bodytext"/>
        <w:pPrChange w:id="183" w:author="Jeff March" w:date="2019-06-19T15:29:00Z">
          <w:pPr>
            <w:spacing w:after="0" w:line="480" w:lineRule="auto"/>
            <w:ind w:left="-5" w:right="173"/>
            <w:jc w:val="left"/>
          </w:pPr>
        </w:pPrChange>
      </w:pPr>
      <w:ins w:id="184" w:author="Jeff March" w:date="2019-06-19T15:29:00Z">
        <w:r>
          <w:t xml:space="preserve"> </w:t>
        </w:r>
      </w:ins>
      <w:r w:rsidR="00A26233">
        <w:t>voters).</w:t>
      </w:r>
    </w:p>
    <w:p w14:paraId="0CFE109A" w14:textId="77777777" w:rsidR="00C37057" w:rsidDel="009A358F" w:rsidRDefault="00A26233" w:rsidP="009A358F">
      <w:pPr>
        <w:pStyle w:val="Bodytext"/>
        <w:rPr>
          <w:del w:id="185" w:author="Jeff March" w:date="2019-06-19T15:31:00Z"/>
        </w:rPr>
      </w:pPr>
      <w:r>
        <w:t>In sum, the third hypothesis suggests that bandwagoning is primarily occurring in re</w:t>
      </w:r>
      <w:del w:id="186" w:author="Jeff March" w:date="2019-06-19T15:31:00Z">
        <w:r w:rsidDel="009A358F">
          <w:delText>-</w:delText>
        </w:r>
      </w:del>
    </w:p>
    <w:p w14:paraId="09CF8BE3" w14:textId="77777777" w:rsidR="00AC2629" w:rsidRDefault="00A26233" w:rsidP="00AC2629">
      <w:pPr>
        <w:pStyle w:val="Bodytext"/>
        <w:pPrChange w:id="187" w:author="Jeff March" w:date="2019-06-19T15:31:00Z">
          <w:pPr>
            <w:spacing w:after="0" w:line="480" w:lineRule="auto"/>
            <w:ind w:left="-5" w:right="173"/>
            <w:jc w:val="left"/>
          </w:pPr>
        </w:pPrChange>
      </w:pPr>
      <w:r>
        <w:t>sponse to the local partisan environment among uninformed voters:</w:t>
      </w:r>
    </w:p>
    <w:p w14:paraId="7A362FD2" w14:textId="77777777" w:rsidR="00C37057" w:rsidDel="009A358F" w:rsidRDefault="00A26233" w:rsidP="009A358F">
      <w:pPr>
        <w:pStyle w:val="Blockindenthanging"/>
        <w:rPr>
          <w:del w:id="188" w:author="Jeff March" w:date="2019-06-19T15:32:00Z"/>
        </w:rPr>
      </w:pPr>
      <w:r>
        <w:t>H3: The more skewed the local partisan environment, the more likely uninformed voters (and not informed voters) vote with the majority party in the local</w:t>
      </w:r>
      <w:ins w:id="189" w:author="Jeff March" w:date="2019-06-19T15:32:00Z">
        <w:r w:rsidR="009A358F">
          <w:t xml:space="preserve"> </w:t>
        </w:r>
      </w:ins>
    </w:p>
    <w:p w14:paraId="0BD57983" w14:textId="77777777" w:rsidR="00C37057" w:rsidRDefault="00A26233" w:rsidP="009A358F">
      <w:pPr>
        <w:pStyle w:val="Blockindenthanging"/>
      </w:pPr>
      <w:r>
        <w:t>partisan environment.</w:t>
      </w:r>
    </w:p>
    <w:p w14:paraId="17A35190" w14:textId="77777777" w:rsidR="00C37057" w:rsidRDefault="00A26233">
      <w:pPr>
        <w:pStyle w:val="Heading2"/>
        <w:ind w:left="-5"/>
      </w:pPr>
      <w:r>
        <w:t>Balancing</w:t>
      </w:r>
    </w:p>
    <w:p w14:paraId="6F7CB2EA" w14:textId="77777777" w:rsidR="00C37057" w:rsidRDefault="00A26233" w:rsidP="009A358F">
      <w:pPr>
        <w:pStyle w:val="Bodytextnoindent"/>
      </w:pPr>
      <w:r>
        <w:t>Under the context of the American presidential system, scholars frequently discuss balancing in terms of vote switching in mid-term elections (</w:t>
      </w:r>
      <w:r>
        <w:rPr>
          <w:color w:val="0000FF"/>
        </w:rPr>
        <w:t>Alesina and Rosenthal 1995</w:t>
      </w:r>
      <w:r>
        <w:t>). More generally, scholars understand balancing as the strategy of moderate voters to prevent policy outcome</w:t>
      </w:r>
      <w:ins w:id="190" w:author="Jeff March" w:date="2019-06-19T15:32:00Z">
        <w:r w:rsidR="009A358F">
          <w:t>s</w:t>
        </w:r>
      </w:ins>
      <w:r>
        <w:t xml:space="preserve"> from skewing overly toward</w:t>
      </w:r>
      <w:del w:id="191" w:author="Jeff March" w:date="2019-06-19T15:32:00Z">
        <w:r w:rsidDel="009A358F">
          <w:delText>s</w:delText>
        </w:r>
      </w:del>
      <w:r>
        <w:t xml:space="preserve"> one direction. While </w:t>
      </w:r>
      <w:commentRangeStart w:id="192"/>
      <w:del w:id="193" w:author="Jeff March" w:date="2019-06-19T15:34:00Z">
        <w:r w:rsidDel="009A358F">
          <w:delText xml:space="preserve">it </w:delText>
        </w:r>
      </w:del>
      <w:ins w:id="194" w:author="Jeff March" w:date="2019-06-19T15:34:00Z">
        <w:r w:rsidR="009A358F">
          <w:t xml:space="preserve">balancing </w:t>
        </w:r>
      </w:ins>
      <w:commentRangeEnd w:id="192"/>
      <w:r w:rsidR="009A358F">
        <w:rPr>
          <w:rStyle w:val="CommentReference"/>
          <w:vanish/>
        </w:rPr>
        <w:commentReference w:id="192"/>
      </w:r>
      <w:r>
        <w:t>tends to require the cognitively demanding task of understanding complex electoral and policy-making institutions, empirical studies show that many voters do get involved in balancing behavior (</w:t>
      </w:r>
      <w:r>
        <w:rPr>
          <w:color w:val="0000FF"/>
        </w:rPr>
        <w:t>Kedar 2005</w:t>
      </w:r>
      <w:r>
        <w:t xml:space="preserve">, </w:t>
      </w:r>
      <w:r>
        <w:rPr>
          <w:color w:val="0000FF"/>
        </w:rPr>
        <w:t>2006</w:t>
      </w:r>
      <w:r>
        <w:t>).</w:t>
      </w:r>
    </w:p>
    <w:p w14:paraId="1DE89E4A" w14:textId="77777777" w:rsidR="00C37057" w:rsidDel="00592065" w:rsidRDefault="00A26233" w:rsidP="009A358F">
      <w:pPr>
        <w:pStyle w:val="Bodytext"/>
        <w:rPr>
          <w:del w:id="195" w:author="Jeff March" w:date="2019-06-19T15:37:00Z"/>
        </w:rPr>
      </w:pPr>
      <w:r>
        <w:t xml:space="preserve">In the scope of the current research, balancing is the pattern of behavior to vote against the majority in the partisan environment. The voting model presented in </w:t>
      </w:r>
      <w:r>
        <w:rPr>
          <w:color w:val="0000FF"/>
        </w:rPr>
        <w:t xml:space="preserve">Feddersen and Pesendorfer </w:t>
      </w:r>
      <w:r>
        <w:t>(</w:t>
      </w:r>
      <w:r>
        <w:rPr>
          <w:color w:val="0000FF"/>
        </w:rPr>
        <w:t>1996</w:t>
      </w:r>
      <w:r>
        <w:t>) explains why uninformed voters, and not informed voters, have an incentive to conduct such balancing. Their model categorizes voters into partisans, informed independents, and uninformed independents</w:t>
      </w:r>
      <w:ins w:id="196" w:author="Jeff March" w:date="2019-06-19T15:35:00Z">
        <w:r w:rsidR="00B308C2">
          <w:t>,</w:t>
        </w:r>
      </w:ins>
      <w:r>
        <w:t xml:space="preserve"> and explains the behavior of each type of voters. Through the equilibrium analysis, they show that informed independents and partisans vote for their individual preference, but uninformed independents vote to “maximize the probability that the informed independent agents determine the winner”</w:t>
      </w:r>
      <w:commentRangeStart w:id="197"/>
      <w:r>
        <w:t xml:space="preserve"> (414)</w:t>
      </w:r>
      <w:commentRangeEnd w:id="197"/>
      <w:r w:rsidR="00B308C2">
        <w:rPr>
          <w:rStyle w:val="CommentReference"/>
          <w:vanish/>
        </w:rPr>
        <w:commentReference w:id="197"/>
      </w:r>
      <w:r>
        <w:t>. To achieve this purpose, when they vote, uninformed independents have an incentive to balance out the partisan imbalance in society. This balancing increases the likelihood of informed independents</w:t>
      </w:r>
      <w:ins w:id="198" w:author="Jeff March" w:date="2019-06-19T15:37:00Z">
        <w:r w:rsidR="00592065">
          <w:t xml:space="preserve"> </w:t>
        </w:r>
      </w:ins>
    </w:p>
    <w:p w14:paraId="000D4A4A" w14:textId="77777777" w:rsidR="00C37057" w:rsidRDefault="00A26233" w:rsidP="00B308C2">
      <w:pPr>
        <w:pStyle w:val="Bodytext"/>
      </w:pPr>
      <w:r>
        <w:t>determining the outcome, which favors the interest of uninformed independents.</w:t>
      </w:r>
    </w:p>
    <w:p w14:paraId="18E79E5A" w14:textId="77777777" w:rsidR="00C37057" w:rsidRDefault="00A26233" w:rsidP="00B308C2">
      <w:pPr>
        <w:pStyle w:val="Bodytext"/>
      </w:pPr>
      <w:r>
        <w:t>To get an intuitive sense of balancing, suppose that there are two parties</w:t>
      </w:r>
      <w:ins w:id="199" w:author="Jeff March" w:date="2019-06-19T15:37:00Z">
        <w:r w:rsidR="00592065">
          <w:t>,</w:t>
        </w:r>
      </w:ins>
      <w:r>
        <w:t xml:space="preserve"> </w:t>
      </w:r>
      <w:r>
        <w:rPr>
          <w:rFonts w:ascii="Cambria" w:eastAsia="Cambria" w:hAnsi="Cambria" w:cs="Cambria"/>
          <w:i/>
        </w:rPr>
        <w:t xml:space="preserve">D </w:t>
      </w:r>
      <w:r>
        <w:t xml:space="preserve">and </w:t>
      </w:r>
      <w:r>
        <w:rPr>
          <w:rFonts w:ascii="Cambria" w:eastAsia="Cambria" w:hAnsi="Cambria" w:cs="Cambria"/>
          <w:i/>
        </w:rPr>
        <w:t>R</w:t>
      </w:r>
      <w:ins w:id="200" w:author="Jeff March" w:date="2019-06-19T15:37:00Z">
        <w:r w:rsidR="00592065">
          <w:rPr>
            <w:rFonts w:ascii="Cambria" w:eastAsia="Cambria" w:hAnsi="Cambria" w:cs="Cambria"/>
            <w:i/>
          </w:rPr>
          <w:t>,</w:t>
        </w:r>
      </w:ins>
      <w:r>
        <w:rPr>
          <w:rFonts w:ascii="Cambria" w:eastAsia="Cambria" w:hAnsi="Cambria" w:cs="Cambria"/>
          <w:i/>
        </w:rPr>
        <w:t xml:space="preserve"> </w:t>
      </w:r>
      <w:r>
        <w:t xml:space="preserve">in the plurality election. </w:t>
      </w:r>
      <w:r>
        <w:rPr>
          <w:rFonts w:ascii="Cambria" w:eastAsia="Cambria" w:hAnsi="Cambria" w:cs="Cambria"/>
          <w:i/>
        </w:rPr>
        <w:t xml:space="preserve">D </w:t>
      </w:r>
      <w:r>
        <w:t xml:space="preserve">and </w:t>
      </w:r>
      <w:r>
        <w:rPr>
          <w:rFonts w:ascii="Cambria" w:eastAsia="Cambria" w:hAnsi="Cambria" w:cs="Cambria"/>
          <w:i/>
        </w:rPr>
        <w:t xml:space="preserve">R </w:t>
      </w:r>
      <w:r>
        <w:t>partisans have a strong preference toward</w:t>
      </w:r>
      <w:del w:id="201" w:author="Jeff March" w:date="2019-06-19T15:37:00Z">
        <w:r w:rsidDel="00592065">
          <w:delText>s</w:delText>
        </w:r>
      </w:del>
      <w:r>
        <w:t xml:space="preserve"> parties</w:t>
      </w:r>
      <w:ins w:id="202" w:author="Jeff March" w:date="2019-06-19T15:37:00Z">
        <w:r w:rsidR="00592065">
          <w:t>,</w:t>
        </w:r>
      </w:ins>
      <w:r>
        <w:t xml:space="preserve"> so </w:t>
      </w:r>
      <w:del w:id="203" w:author="Jeff March" w:date="2019-06-19T15:37:00Z">
        <w:r w:rsidDel="00592065">
          <w:delText xml:space="preserve">that </w:delText>
        </w:r>
      </w:del>
      <w:r>
        <w:t>they always vote for their own party. Here, informed voters and uninformed voters have a weak preference toward</w:t>
      </w:r>
      <w:del w:id="204" w:author="Jeff March" w:date="2019-06-19T15:37:00Z">
        <w:r w:rsidDel="00592065">
          <w:delText>s</w:delText>
        </w:r>
      </w:del>
      <w:r>
        <w:t xml:space="preserve"> parties and benefit from electing the </w:t>
      </w:r>
      <w:r>
        <w:rPr>
          <w:i/>
        </w:rPr>
        <w:t xml:space="preserve">better </w:t>
      </w:r>
      <w:r>
        <w:t xml:space="preserve">party in terms of common quality. Informed voters know, while uninformed voters don’t know, which party has the better quality. The balancing logic suggests that uninformed voters are less likely to vote for the parties with a larger number of partisans. This behavior increases the likelihood of an informed voter, whose decision should benefit uninformed voters, being the median voter in the election. The series of lab experiments provide the empirical support </w:t>
      </w:r>
      <w:del w:id="205" w:author="Jeff March" w:date="2019-06-19T15:38:00Z">
        <w:r w:rsidDel="006300AA">
          <w:delText xml:space="preserve">of </w:delText>
        </w:r>
      </w:del>
      <w:ins w:id="206" w:author="Jeff March" w:date="2019-06-19T15:38:00Z">
        <w:r w:rsidR="006300AA">
          <w:t xml:space="preserve">for </w:t>
        </w:r>
      </w:ins>
      <w:r>
        <w:t>this mechanism (</w:t>
      </w:r>
      <w:r>
        <w:rPr>
          <w:color w:val="0000FF"/>
        </w:rPr>
        <w:t>Battaglini, Morton</w:t>
      </w:r>
      <w:ins w:id="207" w:author="Jeff March" w:date="2019-06-19T15:38:00Z">
        <w:r w:rsidR="006300AA">
          <w:rPr>
            <w:color w:val="0000FF"/>
          </w:rPr>
          <w:t>,</w:t>
        </w:r>
      </w:ins>
      <w:r>
        <w:rPr>
          <w:color w:val="0000FF"/>
        </w:rPr>
        <w:t xml:space="preserve"> and Palfrey 2008</w:t>
      </w:r>
      <w:r>
        <w:t xml:space="preserve">, </w:t>
      </w:r>
      <w:r>
        <w:rPr>
          <w:color w:val="0000FF"/>
        </w:rPr>
        <w:t>2010</w:t>
      </w:r>
      <w:r>
        <w:t>).</w:t>
      </w:r>
    </w:p>
    <w:p w14:paraId="08B28F48" w14:textId="77777777" w:rsidR="00C37057" w:rsidDel="006300AA" w:rsidRDefault="00A26233" w:rsidP="00B308C2">
      <w:pPr>
        <w:pStyle w:val="Bodytext"/>
        <w:rPr>
          <w:del w:id="208" w:author="Jeff March" w:date="2019-06-19T15:39:00Z"/>
        </w:rPr>
      </w:pPr>
      <w:r>
        <w:t xml:space="preserve">The balancing concerns </w:t>
      </w:r>
      <w:del w:id="209" w:author="Jeff March" w:date="2019-06-19T15:39:00Z">
        <w:r w:rsidDel="006300AA">
          <w:delText xml:space="preserve">with </w:delText>
        </w:r>
      </w:del>
      <w:r>
        <w:t>the type of voters determining the electoral outcome. For example, in presidential elections, the outcome is determined at the national level,</w:t>
      </w:r>
      <w:r>
        <w:rPr>
          <w:color w:val="FF0000"/>
          <w:vertAlign w:val="superscript"/>
        </w:rPr>
        <w:footnoteReference w:id="2"/>
      </w:r>
      <w:r>
        <w:rPr>
          <w:color w:val="FF0000"/>
          <w:vertAlign w:val="superscript"/>
        </w:rPr>
        <w:t xml:space="preserve"> </w:t>
      </w:r>
      <w:r>
        <w:t xml:space="preserve">thus it makes more sense for uninformed voters to balance their votes against </w:t>
      </w:r>
      <w:ins w:id="211" w:author="Jeff March" w:date="2019-06-19T15:39:00Z">
        <w:r w:rsidR="006300AA">
          <w:t xml:space="preserve">the </w:t>
        </w:r>
      </w:ins>
      <w:r>
        <w:t xml:space="preserve">national than </w:t>
      </w:r>
      <w:ins w:id="212" w:author="Jeff March" w:date="2019-06-19T15:39:00Z">
        <w:r w:rsidR="006300AA">
          <w:t xml:space="preserve">the </w:t>
        </w:r>
      </w:ins>
      <w:r>
        <w:t>local partisan environment. Therefore, the fourth and last hypothesis of this paper is constructed</w:t>
      </w:r>
      <w:ins w:id="213" w:author="Jeff March" w:date="2019-06-20T15:41:00Z">
        <w:r w:rsidR="004E170D">
          <w:t xml:space="preserve"> </w:t>
        </w:r>
      </w:ins>
    </w:p>
    <w:p w14:paraId="452F8136" w14:textId="77777777" w:rsidR="00AC2629" w:rsidRDefault="00A26233" w:rsidP="00AC2629">
      <w:pPr>
        <w:pStyle w:val="Bodytext"/>
        <w:pPrChange w:id="214" w:author="Jeff March" w:date="2019-06-19T15:39:00Z">
          <w:pPr>
            <w:spacing w:after="0" w:line="480" w:lineRule="auto"/>
            <w:ind w:left="-5" w:right="173"/>
            <w:jc w:val="left"/>
          </w:pPr>
        </w:pPrChange>
      </w:pPr>
      <w:r>
        <w:t>as follows:</w:t>
      </w:r>
    </w:p>
    <w:p w14:paraId="4A7CC3E9" w14:textId="77777777" w:rsidR="00C37057" w:rsidDel="006300AA" w:rsidRDefault="00A26233" w:rsidP="00B308C2">
      <w:pPr>
        <w:pStyle w:val="Blockindenthanging"/>
        <w:rPr>
          <w:del w:id="215" w:author="Jeff March" w:date="2019-06-19T15:39:00Z"/>
        </w:rPr>
      </w:pPr>
      <w:r>
        <w:t>H4: The more skewed the national partisan environment, the more likely uninformed voters (and not informed voters) vote against the majority party in</w:t>
      </w:r>
      <w:ins w:id="216" w:author="Jeff March" w:date="2019-06-19T15:39:00Z">
        <w:r w:rsidR="006300AA">
          <w:t xml:space="preserve"> </w:t>
        </w:r>
      </w:ins>
    </w:p>
    <w:p w14:paraId="2F749A5C" w14:textId="77777777" w:rsidR="00C37057" w:rsidRDefault="00A26233" w:rsidP="00B308C2">
      <w:pPr>
        <w:pStyle w:val="Blockindenthanging"/>
      </w:pPr>
      <w:r>
        <w:t>the national partisan environment.</w:t>
      </w:r>
    </w:p>
    <w:p w14:paraId="275297A9" w14:textId="77777777" w:rsidR="00C37057" w:rsidRDefault="00A26233">
      <w:pPr>
        <w:pStyle w:val="Heading1"/>
        <w:ind w:left="-5"/>
      </w:pPr>
      <w:r>
        <w:t>Study 1: Local Partisan Environment and Uninformed Voting</w:t>
      </w:r>
    </w:p>
    <w:p w14:paraId="2690F8E0" w14:textId="77777777" w:rsidR="00C37057" w:rsidDel="00664A35" w:rsidRDefault="00A26233" w:rsidP="00CB0AB6">
      <w:pPr>
        <w:spacing w:after="0" w:line="480" w:lineRule="auto"/>
        <w:ind w:left="14" w:right="173" w:hanging="14"/>
        <w:jc w:val="left"/>
        <w:rPr>
          <w:del w:id="217" w:author="Jeff March" w:date="2019-06-19T15:54:00Z"/>
        </w:rPr>
      </w:pPr>
      <w:r>
        <w:t>This section examines the relationship between local partisan environment and vote choice</w:t>
      </w:r>
      <w:ins w:id="218" w:author="Jeff March" w:date="2019-06-19T15:53:00Z">
        <w:r w:rsidR="00664A35">
          <w:t>s</w:t>
        </w:r>
      </w:ins>
      <w:r>
        <w:t xml:space="preserve"> in American presidential elections. Specifically, I use the Cooperative Congressional Elec</w:t>
      </w:r>
      <w:del w:id="219" w:author="Jeff March" w:date="2019-06-19T15:54:00Z">
        <w:r w:rsidDel="00664A35">
          <w:delText>-</w:delText>
        </w:r>
      </w:del>
    </w:p>
    <w:p w14:paraId="22A871FC" w14:textId="77777777" w:rsidR="00AC2629" w:rsidRDefault="00A26233" w:rsidP="00AC2629">
      <w:pPr>
        <w:spacing w:after="0" w:line="480" w:lineRule="auto"/>
        <w:ind w:left="14" w:right="173" w:hanging="14"/>
        <w:jc w:val="left"/>
        <w:rPr>
          <w:del w:id="220" w:author="Jeff March" w:date="2019-06-19T15:54:00Z"/>
        </w:rPr>
        <w:pPrChange w:id="221" w:author="Jeff March" w:date="2019-06-19T15:54:00Z">
          <w:pPr>
            <w:pStyle w:val="Bodytextnoindent"/>
          </w:pPr>
        </w:pPrChange>
      </w:pPr>
      <w:r>
        <w:t>tion Study (CCES) conducted in 2008 and 2016. Each respondent is matched with past</w:t>
      </w:r>
      <w:ins w:id="222" w:author="Jeff March" w:date="2019-06-19T15:54:00Z">
        <w:r w:rsidR="00664A35">
          <w:t xml:space="preserve"> </w:t>
        </w:r>
      </w:ins>
    </w:p>
    <w:p w14:paraId="33298466" w14:textId="77777777" w:rsidR="00AC2629" w:rsidRDefault="00A26233" w:rsidP="00AC2629">
      <w:pPr>
        <w:spacing w:after="0" w:line="480" w:lineRule="auto"/>
        <w:ind w:left="14" w:right="173" w:hanging="14"/>
        <w:jc w:val="left"/>
        <w:rPr>
          <w:del w:id="223" w:author="Jeff March" w:date="2019-06-19T15:54:00Z"/>
        </w:rPr>
        <w:pPrChange w:id="224" w:author="Jeff March" w:date="2019-06-19T15:54:00Z">
          <w:pPr>
            <w:spacing w:after="0" w:line="480" w:lineRule="auto"/>
            <w:ind w:left="-5" w:right="173"/>
            <w:jc w:val="left"/>
          </w:pPr>
        </w:pPrChange>
      </w:pPr>
      <w:r>
        <w:t>presidential election outcomes aggregated at the level of their local environment (i.e., state and county of residence). The election data are obtained from CQ Press Voting and Election</w:t>
      </w:r>
    </w:p>
    <w:p w14:paraId="5AC90B34" w14:textId="77777777" w:rsidR="00AC2629" w:rsidRDefault="00664A35" w:rsidP="00AC2629">
      <w:pPr>
        <w:spacing w:after="0" w:line="480" w:lineRule="auto"/>
        <w:ind w:left="14" w:right="173" w:hanging="14"/>
        <w:jc w:val="left"/>
        <w:pPrChange w:id="225" w:author="Jeff March" w:date="2019-06-19T15:54:00Z">
          <w:pPr>
            <w:spacing w:after="0" w:line="480" w:lineRule="auto"/>
            <w:ind w:left="-5" w:right="173"/>
            <w:jc w:val="left"/>
          </w:pPr>
        </w:pPrChange>
      </w:pPr>
      <w:ins w:id="226" w:author="Jeff March" w:date="2019-06-19T15:54:00Z">
        <w:r>
          <w:t xml:space="preserve"> </w:t>
        </w:r>
      </w:ins>
      <w:r w:rsidR="00A26233">
        <w:t>Collections.</w:t>
      </w:r>
      <w:r w:rsidR="00A26233">
        <w:rPr>
          <w:color w:val="FF0000"/>
          <w:vertAlign w:val="superscript"/>
        </w:rPr>
        <w:footnoteReference w:id="3"/>
      </w:r>
    </w:p>
    <w:p w14:paraId="6DBFB509" w14:textId="77777777" w:rsidR="00C37057" w:rsidRDefault="00A26233" w:rsidP="00664A35">
      <w:pPr>
        <w:pStyle w:val="Bodytext"/>
      </w:pPr>
      <w:r>
        <w:t>The advantage of using CCES for the analysis of the local partisan environment is that the dataset includes a large number of respondents from different locations across the United States, providing sufficient variations and data points at both county and state level. While CCES recruits respondents from online</w:t>
      </w:r>
      <w:ins w:id="230" w:author="Jeff March" w:date="2019-06-19T15:54:00Z">
        <w:r w:rsidR="00664A35">
          <w:t xml:space="preserve"> and</w:t>
        </w:r>
      </w:ins>
      <w:r>
        <w:t xml:space="preserve"> thus the sample is not nationally representative, it is validated that most of the actual election results do fall within the 95% confidence interval of the weighted estimates from CCES samples (</w:t>
      </w:r>
      <w:r>
        <w:rPr>
          <w:color w:val="0000FF"/>
        </w:rPr>
        <w:t>Ansolabehere 2011</w:t>
      </w:r>
      <w:r>
        <w:t xml:space="preserve">, </w:t>
      </w:r>
      <w:r>
        <w:rPr>
          <w:color w:val="0000FF"/>
        </w:rPr>
        <w:t>Ansolabehere, Schaffner</w:t>
      </w:r>
      <w:ins w:id="231" w:author="Jeff March" w:date="2019-06-19T15:55:00Z">
        <w:r w:rsidR="00664A35">
          <w:rPr>
            <w:color w:val="0000FF"/>
          </w:rPr>
          <w:t>,</w:t>
        </w:r>
      </w:ins>
      <w:r>
        <w:rPr>
          <w:color w:val="0000FF"/>
        </w:rPr>
        <w:t xml:space="preserve"> and Luks 2017</w:t>
      </w:r>
      <w:r>
        <w:t xml:space="preserve">). The </w:t>
      </w:r>
      <w:ins w:id="232" w:author="Jeff March" w:date="2019-06-19T15:55:00Z">
        <w:r w:rsidR="00664A35">
          <w:t>;</w:t>
        </w:r>
      </w:ins>
      <w:r>
        <w:t>following analysis applies weights provided by CCES organizers to correct for the potential bias in sampling.</w:t>
      </w:r>
      <w:r>
        <w:rPr>
          <w:color w:val="FF0000"/>
          <w:vertAlign w:val="superscript"/>
        </w:rPr>
        <w:footnoteReference w:id="4"/>
      </w:r>
    </w:p>
    <w:p w14:paraId="6E9110BB" w14:textId="77777777" w:rsidR="00C37057" w:rsidRDefault="00A26233">
      <w:pPr>
        <w:pStyle w:val="Heading2"/>
        <w:ind w:left="-5"/>
      </w:pPr>
      <w:r>
        <w:t>Variables</w:t>
      </w:r>
    </w:p>
    <w:p w14:paraId="4E3BB684" w14:textId="2150446E" w:rsidR="00C37057" w:rsidRDefault="00A26233" w:rsidP="001E2755">
      <w:pPr>
        <w:pStyle w:val="Bodytext"/>
      </w:pPr>
      <w:r>
        <w:t>The primary dependent variable for this study is the vote choice in presidential elections. To simplify the analysis, I focus on the binary choice between Republican and Democratic candidates and thus drop reported third</w:t>
      </w:r>
      <w:del w:id="235" w:author="Marti Childs" w:date="2019-06-21T10:43:00Z">
        <w:r w:rsidDel="00674D63">
          <w:delText xml:space="preserve"> </w:delText>
        </w:r>
      </w:del>
      <w:ins w:id="236" w:author="Marti Childs" w:date="2019-06-21T10:43:00Z">
        <w:r w:rsidR="00674D63">
          <w:t>-</w:t>
        </w:r>
      </w:ins>
      <w:r>
        <w:t>candidate choosers and abstainers from the analysis.</w:t>
      </w:r>
      <w:r>
        <w:rPr>
          <w:color w:val="FF0000"/>
          <w:vertAlign w:val="superscript"/>
        </w:rPr>
        <w:footnoteReference w:id="5"/>
      </w:r>
      <w:ins w:id="241" w:author="Jeff March" w:date="2019-06-20T09:25:00Z">
        <w:r w:rsidR="001E2755">
          <w:t xml:space="preserve"> </w:t>
        </w:r>
      </w:ins>
      <w:r>
        <w:t xml:space="preserve">To explain the dichotomous vote choice, four sets of predictors are relevant. First, the measure of </w:t>
      </w:r>
      <w:r>
        <w:rPr>
          <w:i/>
        </w:rPr>
        <w:t xml:space="preserve">political knowledge </w:t>
      </w:r>
      <w:r>
        <w:t>is constructed by the aggregation of eight factual test questions in CCES concerning the knowledge of the majority party in legislatures and party name of incumbent politicians. The correct answers are aggregated to construct the information scale (the Cronbach’s alpha is 0.84 in 2008, 0.87 in 2016). The final score is normalized between 0 and 1.</w:t>
      </w:r>
    </w:p>
    <w:p w14:paraId="63D5C509" w14:textId="4FDDE65E" w:rsidR="00C37057" w:rsidRDefault="00A26233" w:rsidP="001E2755">
      <w:pPr>
        <w:pStyle w:val="Bodytext"/>
      </w:pPr>
      <w:r>
        <w:t xml:space="preserve">Second, the measures of </w:t>
      </w:r>
      <w:r>
        <w:rPr>
          <w:i/>
        </w:rPr>
        <w:t xml:space="preserve">local partisan environment </w:t>
      </w:r>
      <w:r>
        <w:t>are constructed by linking the results of past elections with each respondent in CCES. Past electoral outcomes may not be the direct representation of the partisan composition of the society, but the evident pattern in the past elections gives a strong c</w:t>
      </w:r>
      <w:ins w:id="242" w:author="Marti Childs" w:date="2019-06-21T10:45:00Z">
        <w:r w:rsidR="00674D63">
          <w:t>l</w:t>
        </w:r>
      </w:ins>
      <w:r>
        <w:t>ue as to how partisan preferences are distributed within society. From CQ Press Voting and Election Collections, I collect</w:t>
      </w:r>
      <w:ins w:id="243" w:author="Jeff March" w:date="2019-06-20T09:30:00Z">
        <w:r w:rsidR="001E2755">
          <w:t>ed</w:t>
        </w:r>
      </w:ins>
      <w:r>
        <w:t xml:space="preserve"> county</w:t>
      </w:r>
      <w:ins w:id="244" w:author="Marti Childs" w:date="2019-06-21T10:45:00Z">
        <w:r w:rsidR="00674D63">
          <w:t>-</w:t>
        </w:r>
      </w:ins>
      <w:r>
        <w:t xml:space="preserve"> and state</w:t>
      </w:r>
      <w:del w:id="245" w:author="Marti Childs" w:date="2019-06-21T10:45:00Z">
        <w:r w:rsidDel="00674D63">
          <w:delText xml:space="preserve"> </w:delText>
        </w:r>
      </w:del>
      <w:ins w:id="246" w:author="Marti Childs" w:date="2019-06-21T10:45:00Z">
        <w:r w:rsidR="00674D63">
          <w:t>-</w:t>
        </w:r>
      </w:ins>
      <w:r>
        <w:t>level outcomes of presidential elections. Using two</w:t>
      </w:r>
      <w:del w:id="247" w:author="Marti Childs" w:date="2019-06-21T10:46:00Z">
        <w:r w:rsidDel="00B561B3">
          <w:delText xml:space="preserve"> </w:delText>
        </w:r>
      </w:del>
      <w:ins w:id="248" w:author="Marti Childs" w:date="2019-06-21T10:46:00Z">
        <w:r w:rsidR="00B561B3">
          <w:t>-</w:t>
        </w:r>
      </w:ins>
      <w:r>
        <w:t xml:space="preserve">party Republican vote share in each local unit, the adapted versions of </w:t>
      </w:r>
      <w:ins w:id="249" w:author="Jeff March" w:date="2019-06-20T09:35:00Z">
        <w:r w:rsidR="007B14BA">
          <w:t xml:space="preserve">the </w:t>
        </w:r>
      </w:ins>
      <w:r>
        <w:rPr>
          <w:i/>
        </w:rPr>
        <w:t>Cook</w:t>
      </w:r>
      <w:ins w:id="250" w:author="Jeff March" w:date="2019-06-20T09:35:00Z">
        <w:r w:rsidR="007B14BA">
          <w:rPr>
            <w:i/>
          </w:rPr>
          <w:t xml:space="preserve"> Political Report</w:t>
        </w:r>
      </w:ins>
      <w:r>
        <w:rPr>
          <w:i/>
        </w:rPr>
        <w:t xml:space="preserve"> </w:t>
      </w:r>
      <w:r>
        <w:t>Partisan Voter Index (PVI)</w:t>
      </w:r>
      <w:del w:id="251" w:author="Jeff March" w:date="2019-06-20T09:30:00Z">
        <w:r w:rsidDel="007B14BA">
          <w:delText xml:space="preserve"> </w:delText>
        </w:r>
      </w:del>
      <w:r>
        <w:rPr>
          <w:color w:val="FF0000"/>
          <w:vertAlign w:val="superscript"/>
        </w:rPr>
        <w:footnoteReference w:id="6"/>
      </w:r>
      <w:r>
        <w:rPr>
          <w:color w:val="FF0000"/>
          <w:vertAlign w:val="superscript"/>
        </w:rPr>
        <w:t xml:space="preserve"> </w:t>
      </w:r>
      <w:r>
        <w:t xml:space="preserve">are calculated. State level PVI uses the following formula for each state </w:t>
      </w:r>
      <w:r>
        <w:rPr>
          <w:rFonts w:ascii="Cambria" w:eastAsia="Cambria" w:hAnsi="Cambria" w:cs="Cambria"/>
          <w:i/>
        </w:rPr>
        <w:t xml:space="preserve">i </w:t>
      </w:r>
      <w:r>
        <w:t xml:space="preserve">and election cycle </w:t>
      </w:r>
      <w:r>
        <w:rPr>
          <w:rFonts w:ascii="Cambria" w:eastAsia="Cambria" w:hAnsi="Cambria" w:cs="Cambria"/>
          <w:i/>
        </w:rPr>
        <w:t>t</w:t>
      </w:r>
      <w:r>
        <w:t>:</w:t>
      </w:r>
    </w:p>
    <w:p w14:paraId="1AF4D75E" w14:textId="77777777" w:rsidR="00C37057" w:rsidRDefault="00A26233">
      <w:pPr>
        <w:spacing w:after="412" w:line="265" w:lineRule="auto"/>
        <w:ind w:left="383" w:right="0"/>
        <w:jc w:val="left"/>
      </w:pPr>
      <w:r>
        <w:rPr>
          <w:i/>
        </w:rPr>
        <w:t>[State PVI]</w:t>
      </w:r>
      <w:r>
        <w:rPr>
          <w:rFonts w:ascii="Cambria" w:eastAsia="Cambria" w:hAnsi="Cambria" w:cs="Cambria"/>
          <w:i/>
          <w:vertAlign w:val="subscript"/>
        </w:rPr>
        <w:t xml:space="preserve">t,i </w:t>
      </w:r>
      <w:r>
        <w:rPr>
          <w:rFonts w:ascii="Cambria" w:eastAsia="Cambria" w:hAnsi="Cambria" w:cs="Cambria"/>
        </w:rPr>
        <w:t>= {(</w:t>
      </w:r>
      <w:r>
        <w:rPr>
          <w:i/>
        </w:rPr>
        <w:t>[State Republican Share]</w:t>
      </w:r>
      <w:r>
        <w:rPr>
          <w:rFonts w:ascii="Cambria" w:eastAsia="Cambria" w:hAnsi="Cambria" w:cs="Cambria"/>
          <w:i/>
          <w:vertAlign w:val="subscript"/>
        </w:rPr>
        <w:t>t</w:t>
      </w:r>
      <w:r>
        <w:rPr>
          <w:rFonts w:ascii="Cambria" w:eastAsia="Cambria" w:hAnsi="Cambria" w:cs="Cambria"/>
          <w:sz w:val="16"/>
        </w:rPr>
        <w:t>−1</w:t>
      </w:r>
      <w:r>
        <w:rPr>
          <w:rFonts w:ascii="Cambria" w:eastAsia="Cambria" w:hAnsi="Cambria" w:cs="Cambria"/>
          <w:i/>
          <w:vertAlign w:val="subscript"/>
        </w:rPr>
        <w:t xml:space="preserve">,i </w:t>
      </w:r>
      <w:r>
        <w:rPr>
          <w:rFonts w:ascii="Cambria" w:eastAsia="Cambria" w:hAnsi="Cambria" w:cs="Cambria"/>
        </w:rPr>
        <w:t xml:space="preserve">− </w:t>
      </w:r>
      <w:r>
        <w:rPr>
          <w:i/>
        </w:rPr>
        <w:t>[National Republican Share]</w:t>
      </w:r>
      <w:r>
        <w:rPr>
          <w:rFonts w:ascii="Cambria" w:eastAsia="Cambria" w:hAnsi="Cambria" w:cs="Cambria"/>
          <w:i/>
          <w:vertAlign w:val="subscript"/>
        </w:rPr>
        <w:t>t</w:t>
      </w:r>
      <w:r>
        <w:rPr>
          <w:rFonts w:ascii="Cambria" w:eastAsia="Cambria" w:hAnsi="Cambria" w:cs="Cambria"/>
          <w:sz w:val="16"/>
        </w:rPr>
        <w:t>−1</w:t>
      </w:r>
      <w:r>
        <w:rPr>
          <w:rFonts w:ascii="Cambria" w:eastAsia="Cambria" w:hAnsi="Cambria" w:cs="Cambria"/>
        </w:rPr>
        <w:t>)+</w:t>
      </w:r>
    </w:p>
    <w:p w14:paraId="3DF6F69B" w14:textId="77777777" w:rsidR="00C37057" w:rsidRDefault="00A26233">
      <w:pPr>
        <w:spacing w:after="711" w:line="259" w:lineRule="auto"/>
        <w:ind w:left="0" w:right="567" w:firstLine="0"/>
        <w:jc w:val="right"/>
      </w:pPr>
      <w:r>
        <w:rPr>
          <w:rFonts w:ascii="Cambria" w:eastAsia="Cambria" w:hAnsi="Cambria" w:cs="Cambria"/>
        </w:rPr>
        <w:t>(</w:t>
      </w:r>
      <w:r>
        <w:rPr>
          <w:i/>
        </w:rPr>
        <w:t>[State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2</w:t>
      </w:r>
      <w:r>
        <w:rPr>
          <w:rFonts w:ascii="Cambria" w:eastAsia="Cambria" w:hAnsi="Cambria" w:cs="Cambria"/>
          <w:i/>
          <w:vertAlign w:val="subscript"/>
        </w:rPr>
        <w:t xml:space="preserve">,i </w:t>
      </w:r>
      <w:r>
        <w:rPr>
          <w:rFonts w:ascii="Cambria" w:eastAsia="Cambria" w:hAnsi="Cambria" w:cs="Cambria"/>
        </w:rPr>
        <w:t xml:space="preserve">− </w:t>
      </w:r>
      <w:r>
        <w:rPr>
          <w:i/>
        </w:rPr>
        <w:t>[National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2</w:t>
      </w:r>
      <w:r>
        <w:rPr>
          <w:rFonts w:ascii="Cambria" w:eastAsia="Cambria" w:hAnsi="Cambria" w:cs="Cambria"/>
        </w:rPr>
        <w:t>)}</w:t>
      </w:r>
      <w:r>
        <w:rPr>
          <w:rFonts w:ascii="Cambria" w:eastAsia="Cambria" w:hAnsi="Cambria" w:cs="Cambria"/>
          <w:i/>
        </w:rPr>
        <w:t>/</w:t>
      </w:r>
      <w:r>
        <w:rPr>
          <w:rFonts w:ascii="Cambria" w:eastAsia="Cambria" w:hAnsi="Cambria" w:cs="Cambria"/>
        </w:rPr>
        <w:t>2</w:t>
      </w:r>
    </w:p>
    <w:p w14:paraId="465F80C2" w14:textId="27ECCE43" w:rsidR="00C37057" w:rsidRDefault="00A26233" w:rsidP="001E2755">
      <w:pPr>
        <w:pStyle w:val="Bodytext"/>
      </w:pPr>
      <w:r>
        <w:t xml:space="preserve">In the above formula, </w:t>
      </w:r>
      <w:r>
        <w:rPr>
          <w:rFonts w:ascii="Cambria" w:eastAsia="Cambria" w:hAnsi="Cambria" w:cs="Cambria"/>
          <w:i/>
        </w:rPr>
        <w:t xml:space="preserve">t </w:t>
      </w:r>
      <w:r>
        <w:t>represents the current election</w:t>
      </w:r>
      <w:ins w:id="252" w:author="Marti Childs" w:date="2019-06-21T10:46:00Z">
        <w:r w:rsidR="00B561B3">
          <w:t>,</w:t>
        </w:r>
      </w:ins>
      <w:r>
        <w:t xml:space="preserve"> and </w:t>
      </w:r>
      <w:r>
        <w:rPr>
          <w:rFonts w:ascii="Cambria" w:eastAsia="Cambria" w:hAnsi="Cambria" w:cs="Cambria"/>
          <w:i/>
        </w:rPr>
        <w:t>t</w:t>
      </w:r>
      <w:r>
        <w:rPr>
          <w:rFonts w:ascii="Cambria" w:eastAsia="Cambria" w:hAnsi="Cambria" w:cs="Cambria"/>
        </w:rPr>
        <w:t xml:space="preserve">−1 </w:t>
      </w:r>
      <w:r>
        <w:t xml:space="preserve">and </w:t>
      </w:r>
      <w:r>
        <w:rPr>
          <w:rFonts w:ascii="Cambria" w:eastAsia="Cambria" w:hAnsi="Cambria" w:cs="Cambria"/>
          <w:i/>
        </w:rPr>
        <w:t>t</w:t>
      </w:r>
      <w:r>
        <w:rPr>
          <w:rFonts w:ascii="Cambria" w:eastAsia="Cambria" w:hAnsi="Cambria" w:cs="Cambria"/>
        </w:rPr>
        <w:t xml:space="preserve">−2 </w:t>
      </w:r>
      <w:r>
        <w:t xml:space="preserve">represent the previous two elections. </w:t>
      </w:r>
      <w:r>
        <w:rPr>
          <w:i/>
        </w:rPr>
        <w:t>[State Republican Share]</w:t>
      </w:r>
      <w:r>
        <w:rPr>
          <w:rFonts w:ascii="Cambria" w:eastAsia="Cambria" w:hAnsi="Cambria" w:cs="Cambria"/>
          <w:i/>
          <w:vertAlign w:val="subscript"/>
        </w:rPr>
        <w:t xml:space="preserve">i </w:t>
      </w:r>
      <w:r>
        <w:t xml:space="preserve">indicates two-party vote share of the Republican party against </w:t>
      </w:r>
      <w:ins w:id="253" w:author="Jeff March" w:date="2019-06-20T09:31:00Z">
        <w:r w:rsidR="007B14BA">
          <w:t xml:space="preserve">the </w:t>
        </w:r>
      </w:ins>
      <w:r>
        <w:t xml:space="preserve">Democratic party in state </w:t>
      </w:r>
      <w:r>
        <w:rPr>
          <w:rFonts w:ascii="Cambria" w:eastAsia="Cambria" w:hAnsi="Cambria" w:cs="Cambria"/>
          <w:i/>
        </w:rPr>
        <w:t>i</w:t>
      </w:r>
      <w:r>
        <w:t xml:space="preserve">. Thus, </w:t>
      </w:r>
      <w:r>
        <w:rPr>
          <w:i/>
        </w:rPr>
        <w:t xml:space="preserve">State PVI </w:t>
      </w:r>
      <w:r>
        <w:t xml:space="preserve">represents the average advantage of Republican party vote share over </w:t>
      </w:r>
      <w:ins w:id="254" w:author="Jeff March" w:date="2019-06-20T09:31:00Z">
        <w:r w:rsidR="007B14BA">
          <w:t xml:space="preserve">the </w:t>
        </w:r>
      </w:ins>
      <w:r>
        <w:t>Democratic party</w:t>
      </w:r>
      <w:ins w:id="255" w:author="Marti Childs" w:date="2019-06-21T10:47:00Z">
        <w:r w:rsidR="00B561B3">
          <w:t>,</w:t>
        </w:r>
      </w:ins>
      <w:r>
        <w:t xml:space="preserve"> relative to the national tendency in the previous two elections. Two elections are averaged to </w:t>
      </w:r>
      <w:commentRangeStart w:id="256"/>
      <w:r>
        <w:t xml:space="preserve">obtain </w:t>
      </w:r>
      <w:commentRangeEnd w:id="256"/>
      <w:r w:rsidR="007B14BA">
        <w:rPr>
          <w:rStyle w:val="CommentReference"/>
          <w:vanish/>
        </w:rPr>
        <w:commentReference w:id="256"/>
      </w:r>
      <w:ins w:id="257" w:author="Marti Childs" w:date="2019-06-21T10:47:00Z">
        <w:r w:rsidR="00B561B3">
          <w:t xml:space="preserve"> the </w:t>
        </w:r>
      </w:ins>
      <w:r>
        <w:t xml:space="preserve">long-term trend in </w:t>
      </w:r>
      <w:ins w:id="258" w:author="Jeff March" w:date="2019-06-20T09:32:00Z">
        <w:r w:rsidR="007B14BA">
          <w:t xml:space="preserve">a </w:t>
        </w:r>
      </w:ins>
      <w:r>
        <w:t>partisan environment. The positive scores indicate the advantage in Republican vote share in percentage points, and the negative scores indicate the advantage in Democrat vote share in percentage points. In addition, county level PVI measures are calculated using the following formula:</w:t>
      </w:r>
    </w:p>
    <w:p w14:paraId="58DB7442" w14:textId="77777777" w:rsidR="00C37057" w:rsidRDefault="00A26233">
      <w:pPr>
        <w:spacing w:after="310" w:line="265" w:lineRule="auto"/>
        <w:ind w:left="873" w:right="0"/>
        <w:jc w:val="left"/>
      </w:pPr>
      <w:r>
        <w:rPr>
          <w:i/>
        </w:rPr>
        <w:t>[County</w:t>
      </w:r>
      <w:ins w:id="259" w:author="Jeff March" w:date="2019-06-20T09:35:00Z">
        <w:r w:rsidR="007B14BA">
          <w:rPr>
            <w:i/>
          </w:rPr>
          <w:t xml:space="preserve"> </w:t>
        </w:r>
      </w:ins>
      <w:r>
        <w:rPr>
          <w:i/>
        </w:rPr>
        <w:t>PVI]</w:t>
      </w:r>
      <w:r>
        <w:rPr>
          <w:rFonts w:ascii="Cambria" w:eastAsia="Cambria" w:hAnsi="Cambria" w:cs="Cambria"/>
          <w:i/>
          <w:vertAlign w:val="subscript"/>
        </w:rPr>
        <w:t xml:space="preserve">t,i,j </w:t>
      </w:r>
      <w:r>
        <w:rPr>
          <w:rFonts w:ascii="Cambria" w:eastAsia="Cambria" w:hAnsi="Cambria" w:cs="Cambria"/>
        </w:rPr>
        <w:t>=</w:t>
      </w:r>
    </w:p>
    <w:p w14:paraId="7607E363" w14:textId="77777777" w:rsidR="00C37057" w:rsidRDefault="00A26233">
      <w:pPr>
        <w:spacing w:after="409" w:line="265" w:lineRule="auto"/>
        <w:ind w:left="1560" w:right="0"/>
        <w:jc w:val="left"/>
      </w:pPr>
      <w:r>
        <w:rPr>
          <w:rFonts w:ascii="Cambria" w:eastAsia="Cambria" w:hAnsi="Cambria" w:cs="Cambria"/>
        </w:rPr>
        <w:t>{(</w:t>
      </w:r>
      <w:r>
        <w:rPr>
          <w:i/>
        </w:rPr>
        <w:t>[County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1</w:t>
      </w:r>
      <w:r>
        <w:rPr>
          <w:rFonts w:ascii="Cambria" w:eastAsia="Cambria" w:hAnsi="Cambria" w:cs="Cambria"/>
          <w:i/>
          <w:vertAlign w:val="subscript"/>
        </w:rPr>
        <w:t xml:space="preserve">,j </w:t>
      </w:r>
      <w:r>
        <w:rPr>
          <w:rFonts w:ascii="Cambria" w:eastAsia="Cambria" w:hAnsi="Cambria" w:cs="Cambria"/>
        </w:rPr>
        <w:t xml:space="preserve">− </w:t>
      </w:r>
      <w:r>
        <w:rPr>
          <w:i/>
        </w:rPr>
        <w:t>[State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1</w:t>
      </w:r>
      <w:r>
        <w:rPr>
          <w:rFonts w:ascii="Cambria" w:eastAsia="Cambria" w:hAnsi="Cambria" w:cs="Cambria"/>
          <w:i/>
          <w:vertAlign w:val="subscript"/>
        </w:rPr>
        <w:t>,i</w:t>
      </w:r>
      <w:r>
        <w:rPr>
          <w:rFonts w:ascii="Cambria" w:eastAsia="Cambria" w:hAnsi="Cambria" w:cs="Cambria"/>
        </w:rPr>
        <w:t>)+</w:t>
      </w:r>
    </w:p>
    <w:p w14:paraId="27AB3DE2" w14:textId="77777777" w:rsidR="00C37057" w:rsidRDefault="00A26233">
      <w:pPr>
        <w:spacing w:after="701" w:line="265" w:lineRule="auto"/>
        <w:ind w:left="1680" w:right="0"/>
        <w:jc w:val="left"/>
      </w:pPr>
      <w:r>
        <w:rPr>
          <w:rFonts w:ascii="Cambria" w:eastAsia="Cambria" w:hAnsi="Cambria" w:cs="Cambria"/>
        </w:rPr>
        <w:t>(</w:t>
      </w:r>
      <w:r>
        <w:rPr>
          <w:i/>
        </w:rPr>
        <w:t>[County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2</w:t>
      </w:r>
      <w:r>
        <w:rPr>
          <w:rFonts w:ascii="Cambria" w:eastAsia="Cambria" w:hAnsi="Cambria" w:cs="Cambria"/>
          <w:i/>
          <w:vertAlign w:val="subscript"/>
        </w:rPr>
        <w:t xml:space="preserve">,j </w:t>
      </w:r>
      <w:r>
        <w:rPr>
          <w:rFonts w:ascii="Cambria" w:eastAsia="Cambria" w:hAnsi="Cambria" w:cs="Cambria"/>
        </w:rPr>
        <w:t xml:space="preserve">− </w:t>
      </w:r>
      <w:r>
        <w:rPr>
          <w:i/>
        </w:rPr>
        <w:t>[State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2</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rPr>
        <w:t>2</w:t>
      </w:r>
    </w:p>
    <w:p w14:paraId="6F71D6BF" w14:textId="26B0DBFA" w:rsidR="00AC2629" w:rsidRDefault="00A26233">
      <w:pPr>
        <w:pStyle w:val="Bodytext"/>
        <w:rPr>
          <w:ins w:id="260" w:author="Jeff March" w:date="2019-06-20T09:38:00Z"/>
          <w:del w:id="261" w:author="Jeff March" w:date="2019-06-20T09:38:00Z"/>
        </w:rPr>
      </w:pPr>
      <w:r>
        <w:t xml:space="preserve">Notice that the above formula adjusts the PVI for county or congressional district </w:t>
      </w:r>
      <w:r>
        <w:rPr>
          <w:rFonts w:ascii="Cambria" w:eastAsia="Cambria" w:hAnsi="Cambria" w:cs="Cambria"/>
          <w:i/>
        </w:rPr>
        <w:t>j</w:t>
      </w:r>
      <w:ins w:id="262" w:author="Marti Childs" w:date="2019-06-21T10:48:00Z">
        <w:r w:rsidR="00B561B3">
          <w:rPr>
            <w:rFonts w:ascii="Cambria" w:eastAsia="Cambria" w:hAnsi="Cambria" w:cs="Cambria"/>
            <w:i/>
          </w:rPr>
          <w:t>,</w:t>
        </w:r>
      </w:ins>
      <w:r>
        <w:rPr>
          <w:rFonts w:ascii="Cambria" w:eastAsia="Cambria" w:hAnsi="Cambria" w:cs="Cambria"/>
          <w:i/>
        </w:rPr>
        <w:t xml:space="preserve"> </w:t>
      </w:r>
      <w:r>
        <w:t>not by national</w:t>
      </w:r>
      <w:del w:id="263" w:author="Marti Childs" w:date="2019-06-21T10:48:00Z">
        <w:r w:rsidDel="00B561B3">
          <w:delText xml:space="preserve"> </w:delText>
        </w:r>
      </w:del>
      <w:ins w:id="264" w:author="Marti Childs" w:date="2019-06-21T10:48:00Z">
        <w:r w:rsidR="00B561B3">
          <w:t>-</w:t>
        </w:r>
      </w:ins>
      <w:r>
        <w:t>level vote shares but by state</w:t>
      </w:r>
      <w:del w:id="265" w:author="Marti Childs" w:date="2019-06-21T10:48:00Z">
        <w:r w:rsidDel="00B561B3">
          <w:delText xml:space="preserve"> </w:delText>
        </w:r>
      </w:del>
      <w:ins w:id="266" w:author="Marti Childs" w:date="2019-06-21T10:48:00Z">
        <w:r w:rsidR="00B561B3">
          <w:t>-</w:t>
        </w:r>
      </w:ins>
      <w:r>
        <w:t xml:space="preserve">level vote shares. Therefore, the measure captures the partisan deviation of each county from the state average. </w:t>
      </w:r>
      <w:del w:id="267" w:author="Jeff March" w:date="2019-06-20T09:37:00Z">
        <w:r w:rsidDel="00903FA9">
          <w:delText>Due to this nature</w:delText>
        </w:r>
      </w:del>
      <w:ins w:id="268" w:author="Jeff March" w:date="2019-06-20T09:37:00Z">
        <w:r w:rsidR="00903FA9">
          <w:t>Consequently</w:t>
        </w:r>
      </w:ins>
      <w:r>
        <w:t xml:space="preserve">, the correlations between state and county or district PVI are very low (ranges from </w:t>
      </w:r>
      <w:r>
        <w:rPr>
          <w:rFonts w:ascii="Cambria" w:eastAsia="Cambria" w:hAnsi="Cambria" w:cs="Cambria"/>
        </w:rPr>
        <w:t>−0</w:t>
      </w:r>
      <w:r>
        <w:rPr>
          <w:rFonts w:ascii="Cambria" w:eastAsia="Cambria" w:hAnsi="Cambria" w:cs="Cambria"/>
          <w:i/>
        </w:rPr>
        <w:t>.</w:t>
      </w:r>
      <w:r>
        <w:rPr>
          <w:rFonts w:ascii="Cambria" w:eastAsia="Cambria" w:hAnsi="Cambria" w:cs="Cambria"/>
        </w:rPr>
        <w:t xml:space="preserve">01 </w:t>
      </w:r>
      <w:r>
        <w:t xml:space="preserve">to </w:t>
      </w:r>
      <w:r>
        <w:rPr>
          <w:rFonts w:ascii="Cambria" w:eastAsia="Cambria" w:hAnsi="Cambria" w:cs="Cambria"/>
        </w:rPr>
        <w:t>0</w:t>
      </w:r>
      <w:r>
        <w:rPr>
          <w:rFonts w:ascii="Cambria" w:eastAsia="Cambria" w:hAnsi="Cambria" w:cs="Cambria"/>
          <w:i/>
        </w:rPr>
        <w:t>.</w:t>
      </w:r>
      <w:r>
        <w:rPr>
          <w:rFonts w:ascii="Cambria" w:eastAsia="Cambria" w:hAnsi="Cambria" w:cs="Cambria"/>
        </w:rPr>
        <w:t>14</w:t>
      </w:r>
      <w:r>
        <w:t xml:space="preserve">) and </w:t>
      </w:r>
      <w:ins w:id="269" w:author="Jeff March" w:date="2019-06-20T09:38:00Z">
        <w:r w:rsidR="00903FA9">
          <w:t xml:space="preserve">inclusion of </w:t>
        </w:r>
      </w:ins>
    </w:p>
    <w:p w14:paraId="7D4860CF" w14:textId="77777777" w:rsidR="00AC2629" w:rsidRDefault="00A26233">
      <w:pPr>
        <w:pStyle w:val="Bodytext"/>
        <w:rPr>
          <w:del w:id="270" w:author="Jeff March" w:date="2019-06-20T09:37:00Z"/>
        </w:rPr>
      </w:pPr>
      <w:del w:id="271" w:author="Jeff March" w:date="2019-06-20T09:38:00Z">
        <w:r w:rsidDel="00903FA9">
          <w:delText>it</w:delText>
        </w:r>
      </w:del>
    </w:p>
    <w:p w14:paraId="5CB6D61D" w14:textId="77777777" w:rsidR="00AC2629" w:rsidRDefault="00A26233" w:rsidP="00AC2629">
      <w:pPr>
        <w:pStyle w:val="Bodytext"/>
        <w:pPrChange w:id="272" w:author="Jeff March" w:date="2019-06-20T09:38:00Z">
          <w:pPr>
            <w:spacing w:after="0" w:line="480" w:lineRule="auto"/>
            <w:ind w:left="-5" w:right="173"/>
            <w:jc w:val="left"/>
          </w:pPr>
        </w:pPrChange>
      </w:pPr>
      <w:del w:id="273" w:author="Jeff March" w:date="2019-06-20T09:38:00Z">
        <w:r w:rsidDel="00903FA9">
          <w:delText xml:space="preserve">makes sense to include </w:delText>
        </w:r>
      </w:del>
      <w:r>
        <w:t>both variables in</w:t>
      </w:r>
      <w:del w:id="274" w:author="Jeff March" w:date="2019-06-20T09:38:00Z">
        <w:r w:rsidDel="00903FA9">
          <w:delText>to</w:delText>
        </w:r>
      </w:del>
      <w:r>
        <w:t xml:space="preserve"> one model</w:t>
      </w:r>
      <w:ins w:id="275" w:author="Jeff March" w:date="2019-06-20T09:38:00Z">
        <w:r w:rsidR="00903FA9">
          <w:t xml:space="preserve"> makes sense</w:t>
        </w:r>
      </w:ins>
      <w:r>
        <w:t>.</w:t>
      </w:r>
    </w:p>
    <w:p w14:paraId="6D410C8B" w14:textId="69F3BCD1" w:rsidR="00C37057" w:rsidDel="00903FA9" w:rsidRDefault="00A26233" w:rsidP="00903FA9">
      <w:pPr>
        <w:pStyle w:val="Bodytext"/>
        <w:rPr>
          <w:del w:id="276" w:author="Jeff March" w:date="2019-06-20T09:39:00Z"/>
        </w:rPr>
      </w:pPr>
      <w:r>
        <w:t xml:space="preserve">The third set of predictors is </w:t>
      </w:r>
      <w:r>
        <w:rPr>
          <w:i/>
        </w:rPr>
        <w:t>individual preferences</w:t>
      </w:r>
      <w:r>
        <w:t xml:space="preserve">: relative ideological advantage (based on squared ideological distance from each candidate, ranges from </w:t>
      </w:r>
      <w:r>
        <w:rPr>
          <w:rFonts w:ascii="Cambria" w:eastAsia="Cambria" w:hAnsi="Cambria" w:cs="Cambria"/>
        </w:rPr>
        <w:t xml:space="preserve">−36 </w:t>
      </w:r>
      <w:r>
        <w:t xml:space="preserve">to </w:t>
      </w:r>
      <w:r>
        <w:rPr>
          <w:rFonts w:ascii="Cambria" w:eastAsia="Cambria" w:hAnsi="Cambria" w:cs="Cambria"/>
        </w:rPr>
        <w:t>36</w:t>
      </w:r>
      <w:r>
        <w:t xml:space="preserve">), party identification (ranges from </w:t>
      </w:r>
      <w:r>
        <w:rPr>
          <w:rFonts w:ascii="Cambria" w:eastAsia="Cambria" w:hAnsi="Cambria" w:cs="Cambria"/>
        </w:rPr>
        <w:t xml:space="preserve">−3 </w:t>
      </w:r>
      <w:r>
        <w:t xml:space="preserve">to </w:t>
      </w:r>
      <w:r>
        <w:rPr>
          <w:rFonts w:ascii="Cambria" w:eastAsia="Cambria" w:hAnsi="Cambria" w:cs="Cambria"/>
        </w:rPr>
        <w:t>3</w:t>
      </w:r>
      <w:r>
        <w:t xml:space="preserve">), and the retrospective economic evaluation (ranges from </w:t>
      </w:r>
      <w:r>
        <w:rPr>
          <w:rFonts w:ascii="Cambria" w:eastAsia="Cambria" w:hAnsi="Cambria" w:cs="Cambria"/>
        </w:rPr>
        <w:t xml:space="preserve">−2 </w:t>
      </w:r>
      <w:r>
        <w:t xml:space="preserve">to </w:t>
      </w:r>
      <w:r>
        <w:rPr>
          <w:rFonts w:ascii="Cambria" w:eastAsia="Cambria" w:hAnsi="Cambria" w:cs="Cambria"/>
        </w:rPr>
        <w:t>2</w:t>
      </w:r>
      <w:r>
        <w:t>). All variables are scale</w:t>
      </w:r>
      <w:ins w:id="277" w:author="Marti Childs" w:date="2019-06-21T10:49:00Z">
        <w:r w:rsidR="00B561B3">
          <w:t>d</w:t>
        </w:r>
      </w:ins>
      <w:del w:id="278" w:author="Marti Childs" w:date="2019-06-21T10:49:00Z">
        <w:r w:rsidDel="00B561B3">
          <w:delText>s</w:delText>
        </w:r>
      </w:del>
      <w:r>
        <w:t xml:space="preserve"> so that the higher score indicates preference toward</w:t>
      </w:r>
      <w:del w:id="279" w:author="Jeff March" w:date="2019-06-20T09:39:00Z">
        <w:r w:rsidDel="00903FA9">
          <w:delText>s</w:delText>
        </w:r>
      </w:del>
      <w:r>
        <w:t xml:space="preserve"> Republican party candidate</w:t>
      </w:r>
      <w:ins w:id="280" w:author="Jeff March" w:date="2019-06-20T09:39:00Z">
        <w:r w:rsidR="00903FA9">
          <w:t>s</w:t>
        </w:r>
      </w:ins>
      <w:r>
        <w:t xml:space="preserve"> (see Online Appendix for detailed constructs). All preference variables are based on the subjective perceptions. In contrast to objective measures that aim to capture “true” preference of voters, the subjective preference, even when it is potentially biased, is</w:t>
      </w:r>
      <w:ins w:id="281" w:author="Jeff March" w:date="2019-06-20T09:39:00Z">
        <w:r w:rsidR="00903FA9">
          <w:t xml:space="preserve"> </w:t>
        </w:r>
      </w:ins>
    </w:p>
    <w:p w14:paraId="738B33EB" w14:textId="709F9667" w:rsidR="00C37057" w:rsidRDefault="00A26233" w:rsidP="00C51400">
      <w:pPr>
        <w:pStyle w:val="Bodytext"/>
      </w:pPr>
      <w:del w:id="282" w:author="Marti Childs" w:date="2019-06-21T10:50:00Z">
        <w:r w:rsidDel="00B561B3">
          <w:delText xml:space="preserve">the </w:delText>
        </w:r>
      </w:del>
      <w:r>
        <w:t xml:space="preserve">most likely </w:t>
      </w:r>
      <w:del w:id="283" w:author="Marti Childs" w:date="2019-06-21T10:50:00Z">
        <w:r w:rsidDel="00B561B3">
          <w:delText xml:space="preserve">candidate </w:delText>
        </w:r>
      </w:del>
      <w:r>
        <w:t>to influence voting decisions.</w:t>
      </w:r>
    </w:p>
    <w:p w14:paraId="3E53AF4A" w14:textId="77777777" w:rsidR="00C37057" w:rsidRDefault="00A26233" w:rsidP="00903FA9">
      <w:pPr>
        <w:pStyle w:val="Bodytext"/>
      </w:pPr>
      <w:r>
        <w:t xml:space="preserve">The last set of predictors is </w:t>
      </w:r>
      <w:r>
        <w:rPr>
          <w:i/>
        </w:rPr>
        <w:t>demography</w:t>
      </w:r>
      <w:r>
        <w:t>, including gender, age, race, income, education, and religiosity. This paper has no specific expectations regarding how demographic variables interact with political knowledge, but those variables are included in the analysis to control for the baseline tendency in voting behavior.</w:t>
      </w:r>
    </w:p>
    <w:p w14:paraId="2B787988" w14:textId="77777777" w:rsidR="00C37057" w:rsidRDefault="00A26233">
      <w:pPr>
        <w:pStyle w:val="Heading2"/>
        <w:ind w:left="-5"/>
      </w:pPr>
      <w:r>
        <w:t>Model</w:t>
      </w:r>
    </w:p>
    <w:p w14:paraId="47DB3378" w14:textId="77777777" w:rsidR="00C37057" w:rsidRDefault="00A26233" w:rsidP="00903FA9">
      <w:pPr>
        <w:pStyle w:val="Bodytextnoindent"/>
      </w:pPr>
      <w:r>
        <w:t xml:space="preserve">The predictive model intends to identify the differential behavioral patterns between uninformed and informed voters. This paper follows the approach taken by </w:t>
      </w:r>
      <w:r>
        <w:rPr>
          <w:color w:val="0000FF"/>
        </w:rPr>
        <w:t xml:space="preserve">Bartels </w:t>
      </w:r>
      <w:r>
        <w:t>(</w:t>
      </w:r>
      <w:r>
        <w:rPr>
          <w:color w:val="0000FF"/>
        </w:rPr>
        <w:t>1996</w:t>
      </w:r>
      <w:r>
        <w:t>) to include the complete set of linear interactions between predictors and political knowledge.</w:t>
      </w:r>
    </w:p>
    <w:p w14:paraId="3F524CFF" w14:textId="77777777" w:rsidR="00C37057" w:rsidRDefault="00A26233" w:rsidP="0028324C">
      <w:pPr>
        <w:spacing w:after="0" w:line="480" w:lineRule="auto"/>
        <w:ind w:left="-5" w:right="173"/>
        <w:jc w:val="left"/>
      </w:pPr>
      <w:r>
        <w:t xml:space="preserve">The final model </w:t>
      </w:r>
      <w:del w:id="284" w:author="Jeff March" w:date="2019-06-20T09:40:00Z">
        <w:r w:rsidDel="00283521">
          <w:delText xml:space="preserve">looks like </w:delText>
        </w:r>
      </w:del>
      <w:ins w:id="285" w:author="Jeff March" w:date="2019-06-20T09:41:00Z">
        <w:r w:rsidR="00283521">
          <w:t xml:space="preserve">appears as </w:t>
        </w:r>
      </w:ins>
      <w:r>
        <w:t>follows:</w:t>
      </w:r>
    </w:p>
    <w:commentRangeStart w:id="286"/>
    <w:p w14:paraId="5360BAA3" w14:textId="77777777" w:rsidR="00AC2629" w:rsidRDefault="00CA7D90" w:rsidP="00AC2629">
      <w:pPr>
        <w:spacing w:after="330" w:line="589" w:lineRule="auto"/>
        <w:ind w:left="280" w:right="0" w:hanging="295"/>
        <w:jc w:val="left"/>
        <w:pPrChange w:id="287" w:author="Jeff March" w:date="2019-06-20T09:41:00Z">
          <w:pPr>
            <w:spacing w:after="330" w:line="589" w:lineRule="auto"/>
            <w:ind w:left="280" w:right="0" w:hanging="295"/>
          </w:pPr>
        </w:pPrChange>
      </w:pPr>
      <m:oMath>
        <m:m>
          <m:mPr>
            <m:plcHide m:val="1"/>
            <m:mcs>
              <m:mc>
                <m:mcPr>
                  <m:count m:val="1"/>
                  <m:mcJc m:val="right"/>
                </m:mcPr>
              </m:mc>
              <m:mc>
                <m:mcPr>
                  <m:count m:val="1"/>
                  <m:mcJc m:val="left"/>
                </m:mcPr>
              </m:mc>
            </m:mcs>
            <m:ctrlPr>
              <w:rPr>
                <w:rFonts w:ascii="Cambria Math" w:hAnsi="Cambria Math"/>
              </w:rPr>
            </m:ctrlPr>
          </m:mPr>
          <m:mr>
            <m:e>
              <m:r>
                <w:rPr>
                  <w:rFonts w:ascii="STIXGeneral-Regular" w:hAnsi="STIXGeneral-Regular" w:cs="STIXGeneral-Regular"/>
                </w:rPr>
                <m:t>Pr</m:t>
              </m:r>
            </m:e>
            <m:e>
              <m:r>
                <w:rPr>
                  <w:rFonts w:ascii="Cambria Math" w:hAnsi="Cambria Math"/>
                </w:rPr>
                <m:t>(</m:t>
              </m:r>
              <m:r>
                <m:rPr>
                  <m:sty m:val="p"/>
                </m:rPr>
                <w:rPr>
                  <w:rFonts w:ascii="Cambria Math" w:hAnsi="Cambria Math"/>
                </w:rPr>
                <m:t>Vote Republican</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r>
                <w:rPr>
                  <w:rFonts w:ascii="STIXGeneral-Regular" w:hAnsi="STIXGeneral-Regular" w:cs="STIXGeneral-Regular"/>
                </w:rPr>
                <m:t>Λ</m:t>
              </m:r>
              <m:r>
                <w:rPr>
                  <w:rFonts w:ascii="Cambria Math" w:hAnsi="Cambria Math"/>
                </w:rPr>
                <m:t>{</m:t>
              </m:r>
            </m:e>
          </m:mr>
          <m:mr>
            <m:e/>
            <m:e>
              <m:r>
                <w:rPr>
                  <w:rFonts w:ascii="STIXGeneral-Regular" w:hAnsi="STIXGeneral-Regular" w:cs="STIXGeneral-Regular"/>
                </w:rPr>
                <m:t>α</m:t>
              </m:r>
              <m:r>
                <w:rPr>
                  <w:rFonts w:ascii="Cambria Math" w:hAnsi="Cambria Math"/>
                </w:rPr>
                <m:t>+</m:t>
              </m:r>
              <m:r>
                <w:rPr>
                  <w:rFonts w:ascii="STIXGeneral-Regular" w:hAnsi="STIXGeneral-Regular" w:cs="STIXGeneral-Regular"/>
                </w:rPr>
                <m:t>β</m:t>
              </m:r>
              <m:r>
                <w:rPr>
                  <w:rFonts w:ascii="Cambria Math" w:hAnsi="Cambria Math"/>
                </w:rPr>
                <m:t>(</m:t>
              </m:r>
              <m:r>
                <m:rPr>
                  <m:sty m:val="p"/>
                </m:rPr>
                <w:rPr>
                  <w:rFonts w:ascii="Cambria Math" w:hAnsi="Cambria Math"/>
                </w:rPr>
                <m:t>Political Knowledge</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e>
          </m:mr>
          <m:mr>
            <m:e/>
            <m:e>
              <m:sSub>
                <m:sSubPr>
                  <m:ctrlPr>
                    <w:rPr>
                      <w:rFonts w:ascii="Cambria Math" w:hAnsi="Cambria Math"/>
                    </w:rPr>
                  </m:ctrlPr>
                </m:sSubPr>
                <m:e>
                  <m:r>
                    <w:rPr>
                      <w:rFonts w:ascii="STIXGeneral-Regular" w:hAnsi="STIXGeneral-Regular" w:cs="STIXGeneral-Regular"/>
                    </w:rPr>
                    <m:t>δ</m:t>
                  </m:r>
                </m:e>
                <m:sub>
                  <m:r>
                    <w:rPr>
                      <w:rFonts w:ascii="Cambria Math" w:hAnsi="Cambria Math"/>
                    </w:rPr>
                    <m:t>1-2</m:t>
                  </m:r>
                </m:sub>
              </m:sSub>
              <m:r>
                <w:rPr>
                  <w:rFonts w:ascii="Cambria Math" w:hAnsi="Cambria Math"/>
                </w:rPr>
                <m:t>(</m:t>
              </m:r>
              <m:r>
                <m:rPr>
                  <m:sty m:val="p"/>
                </m:rPr>
                <w:rPr>
                  <w:rFonts w:ascii="Cambria Math" w:hAnsi="Cambria Math"/>
                </w:rPr>
                <m:t>Local Partisan Environments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γ</m:t>
                  </m:r>
                </m:e>
                <m:sub>
                  <m:r>
                    <w:rPr>
                      <w:rFonts w:ascii="Cambria Math" w:hAnsi="Cambria Math"/>
                    </w:rPr>
                    <m:t>1-2</m:t>
                  </m:r>
                </m:sub>
              </m:sSub>
              <m:r>
                <w:rPr>
                  <w:rFonts w:ascii="Cambria Math" w:hAnsi="Cambria Math"/>
                </w:rPr>
                <m:t>(</m:t>
              </m:r>
              <m:r>
                <m:rPr>
                  <m:sty m:val="p"/>
                </m:rPr>
                <w:rPr>
                  <w:rFonts w:ascii="Cambria Math" w:hAnsi="Cambria Math"/>
                </w:rPr>
                <m:t>Local Partisan Environments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m:rPr>
                      <m:sty m:val="p"/>
                    </m:rPr>
                    <w:rPr>
                      <w:rFonts w:ascii="Cambria Math" w:hAnsi="Cambria Math"/>
                    </w:rPr>
                    <m:t>Knowledge</m:t>
                  </m:r>
                </m:e>
                <m:sub>
                  <m:r>
                    <w:rPr>
                      <w:rFonts w:ascii="STIXGeneral-Regular" w:hAnsi="STIXGeneral-Regular" w:cs="STIXGeneral-Regular"/>
                    </w:rPr>
                    <m:t>i</m:t>
                  </m:r>
                </m:sub>
              </m:sSub>
              <m:r>
                <w:rPr>
                  <w:rFonts w:ascii="Cambria Math" w:hAnsi="Cambria Math"/>
                </w:rPr>
                <m:t>+</m:t>
              </m:r>
            </m:e>
          </m:mr>
          <m:mr>
            <m:e/>
            <m:e>
              <m:sSub>
                <m:sSubPr>
                  <m:ctrlPr>
                    <w:rPr>
                      <w:rFonts w:ascii="Cambria Math" w:hAnsi="Cambria Math"/>
                    </w:rPr>
                  </m:ctrlPr>
                </m:sSubPr>
                <m:e>
                  <m:r>
                    <w:rPr>
                      <w:rFonts w:ascii="STIXGeneral-Regular" w:hAnsi="STIXGeneral-Regular" w:cs="STIXGeneral-Regular"/>
                    </w:rPr>
                    <m:t>δ</m:t>
                  </m:r>
                </m:e>
                <m:sub>
                  <m:r>
                    <w:rPr>
                      <w:rFonts w:ascii="Cambria Math" w:hAnsi="Cambria Math"/>
                    </w:rPr>
                    <m:t>3-5</m:t>
                  </m:r>
                </m:sub>
              </m:sSub>
              <m:r>
                <w:rPr>
                  <w:rFonts w:ascii="Cambria Math" w:hAnsi="Cambria Math"/>
                </w:rPr>
                <m:t>(</m:t>
              </m:r>
              <m:r>
                <m:rPr>
                  <m:sty m:val="p"/>
                </m:rPr>
                <w:rPr>
                  <w:rFonts w:ascii="Cambria Math" w:hAnsi="Cambria Math"/>
                </w:rPr>
                <m:t>Individual Preferences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γ</m:t>
                  </m:r>
                </m:e>
                <m:sub>
                  <m:r>
                    <w:rPr>
                      <w:rFonts w:ascii="Cambria Math" w:hAnsi="Cambria Math"/>
                    </w:rPr>
                    <m:t>3-5</m:t>
                  </m:r>
                </m:sub>
              </m:sSub>
              <m:r>
                <w:rPr>
                  <w:rFonts w:ascii="Cambria Math" w:hAnsi="Cambria Math"/>
                </w:rPr>
                <m:t>(</m:t>
              </m:r>
              <m:r>
                <m:rPr>
                  <m:sty m:val="p"/>
                </m:rPr>
                <w:rPr>
                  <w:rFonts w:ascii="Cambria Math" w:hAnsi="Cambria Math"/>
                </w:rPr>
                <m:t>Individual Preferences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m:rPr>
                      <m:sty m:val="p"/>
                    </m:rPr>
                    <w:rPr>
                      <w:rFonts w:ascii="Cambria Math" w:hAnsi="Cambria Math"/>
                    </w:rPr>
                    <m:t>Knowledge</m:t>
                  </m:r>
                </m:e>
                <m:sub>
                  <m:r>
                    <w:rPr>
                      <w:rFonts w:ascii="STIXGeneral-Regular" w:hAnsi="STIXGeneral-Regular" w:cs="STIXGeneral-Regular"/>
                    </w:rPr>
                    <m:t>i</m:t>
                  </m:r>
                </m:sub>
              </m:sSub>
              <m:r>
                <w:rPr>
                  <w:rFonts w:ascii="Cambria Math" w:hAnsi="Cambria Math"/>
                </w:rPr>
                <m:t>+</m:t>
              </m:r>
            </m:e>
          </m:mr>
          <m:mr>
            <m:e/>
            <m:e>
              <m:sSub>
                <m:sSubPr>
                  <m:ctrlPr>
                    <w:rPr>
                      <w:rFonts w:ascii="Cambria Math" w:hAnsi="Cambria Math"/>
                    </w:rPr>
                  </m:ctrlPr>
                </m:sSubPr>
                <m:e>
                  <m:r>
                    <w:rPr>
                      <w:rFonts w:ascii="STIXGeneral-Regular" w:hAnsi="STIXGeneral-Regular" w:cs="STIXGeneral-Regular"/>
                    </w:rPr>
                    <m:t>δ</m:t>
                  </m:r>
                </m:e>
                <m:sub>
                  <m:r>
                    <w:rPr>
                      <w:rFonts w:ascii="Cambria Math" w:hAnsi="Cambria Math"/>
                    </w:rPr>
                    <m:t>6-10</m:t>
                  </m:r>
                </m:sub>
              </m:sSub>
              <m:r>
                <w:rPr>
                  <w:rFonts w:ascii="Cambria Math" w:hAnsi="Cambria Math"/>
                </w:rPr>
                <m:t>(</m:t>
              </m:r>
              <m:r>
                <m:rPr>
                  <m:sty m:val="p"/>
                </m:rPr>
                <w:rPr>
                  <w:rFonts w:ascii="Cambria Math" w:hAnsi="Cambria Math"/>
                </w:rPr>
                <m:t>Demographics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γ</m:t>
                  </m:r>
                </m:e>
                <m:sub>
                  <m:r>
                    <w:rPr>
                      <w:rFonts w:ascii="Cambria Math" w:hAnsi="Cambria Math"/>
                    </w:rPr>
                    <m:t>6-10</m:t>
                  </m:r>
                </m:sub>
              </m:sSub>
              <m:r>
                <w:rPr>
                  <w:rFonts w:ascii="Cambria Math" w:hAnsi="Cambria Math"/>
                </w:rPr>
                <m:t>(</m:t>
              </m:r>
              <m:r>
                <m:rPr>
                  <m:sty m:val="p"/>
                </m:rPr>
                <w:rPr>
                  <w:rFonts w:ascii="Cambria Math" w:hAnsi="Cambria Math"/>
                </w:rPr>
                <m:t>Demographics</m:t>
              </m:r>
              <m:sSub>
                <m:sSubPr>
                  <m:ctrlPr>
                    <w:rPr>
                      <w:rFonts w:ascii="Cambria Math" w:hAnsi="Cambria Math"/>
                    </w:rPr>
                  </m:ctrlPr>
                </m:sSubPr>
                <m:e>
                  <m:r>
                    <w:rPr>
                      <w:rFonts w:ascii="Cambria Math" w:hAnsi="Cambria Math"/>
                    </w:rPr>
                    <m:t>)</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m:rPr>
                      <m:sty m:val="p"/>
                    </m:rPr>
                    <w:rPr>
                      <w:rFonts w:ascii="Cambria Math" w:hAnsi="Cambria Math"/>
                    </w:rPr>
                    <m:t>Knowledge</m:t>
                  </m:r>
                </m:e>
                <m:sub>
                  <m:r>
                    <w:rPr>
                      <w:rFonts w:ascii="STIXGeneral-Regular" w:hAnsi="STIXGeneral-Regular" w:cs="STIXGeneral-Regular"/>
                    </w:rPr>
                    <m:t>i</m:t>
                  </m:r>
                </m:sub>
              </m:sSub>
              <m:r>
                <w:rPr>
                  <w:rFonts w:ascii="Cambria Math" w:hAnsi="Cambria Math"/>
                </w:rPr>
                <m:t>}</m:t>
              </m:r>
            </m:e>
          </m:mr>
        </m:m>
      </m:oMath>
      <w:commentRangeEnd w:id="286"/>
      <w:r w:rsidR="00283521">
        <w:rPr>
          <w:rStyle w:val="CommentReference"/>
          <w:vanish/>
        </w:rPr>
        <w:commentReference w:id="286"/>
      </w:r>
    </w:p>
    <w:p w14:paraId="40E4DD8D" w14:textId="77777777" w:rsidR="00C37057" w:rsidRDefault="00A26233" w:rsidP="00903FA9">
      <w:pPr>
        <w:pStyle w:val="Bodytext"/>
      </w:pPr>
      <w:r>
        <w:t xml:space="preserve">Assuming that </w:t>
      </w:r>
      <w:del w:id="288" w:author="Jeff March" w:date="2019-06-20T09:43:00Z">
        <w:r w:rsidDel="00283521">
          <w:delText xml:space="preserve">there is </w:delText>
        </w:r>
      </w:del>
      <w:r>
        <w:t xml:space="preserve">a linear relationship </w:t>
      </w:r>
      <w:ins w:id="289" w:author="Jeff March" w:date="2019-06-20T09:43:00Z">
        <w:r w:rsidR="00283521">
          <w:t xml:space="preserve">exists </w:t>
        </w:r>
      </w:ins>
      <w:r>
        <w:t xml:space="preserve">between political knowledge and the impact of each predictor, this method allows </w:t>
      </w:r>
      <w:del w:id="290" w:author="Jeff March" w:date="2019-06-20T09:43:00Z">
        <w:r w:rsidDel="00283521">
          <w:delText xml:space="preserve">to estimate </w:delText>
        </w:r>
      </w:del>
      <w:ins w:id="291" w:author="Jeff March" w:date="2019-06-20T09:43:00Z">
        <w:r w:rsidR="00283521">
          <w:t xml:space="preserve">estimation of </w:t>
        </w:r>
      </w:ins>
      <w:r>
        <w:t xml:space="preserve">conditional coefficients of each predictor at different levels of political knowledge. After the estimation, I generate the conditional coefficient of each predictor for fully informed (political knowledge </w:t>
      </w:r>
      <w:r>
        <w:rPr>
          <w:rFonts w:ascii="Cambria" w:eastAsia="Cambria" w:hAnsi="Cambria" w:cs="Cambria"/>
        </w:rPr>
        <w:t>= 1</w:t>
      </w:r>
      <w:r>
        <w:t xml:space="preserve">) and uninformed (political knowledge </w:t>
      </w:r>
      <w:r>
        <w:rPr>
          <w:rFonts w:ascii="Cambria" w:eastAsia="Cambria" w:hAnsi="Cambria" w:cs="Cambria"/>
        </w:rPr>
        <w:t>= 0</w:t>
      </w:r>
      <w:r>
        <w:t>) voters.</w:t>
      </w:r>
    </w:p>
    <w:p w14:paraId="27143800" w14:textId="346BD6A8" w:rsidR="00C37057" w:rsidRDefault="00A26233" w:rsidP="00903FA9">
      <w:pPr>
        <w:pStyle w:val="Bodytext"/>
      </w:pPr>
      <w:r>
        <w:t>I use logistic regression to estimate the impact of predictors on vote choice (Democrat = 0, Republican = 1). Standard errors are clustered by states and counties to incorporate common behavioral tendencies within those areas. In addition, the multiple imputation procedure (</w:t>
      </w:r>
      <w:r>
        <w:rPr>
          <w:color w:val="0000FF"/>
        </w:rPr>
        <w:t>King et al. 2001</w:t>
      </w:r>
      <w:r>
        <w:t xml:space="preserve">) is used to </w:t>
      </w:r>
      <w:del w:id="292" w:author="Marti Childs" w:date="2019-06-21T10:59:00Z">
        <w:r w:rsidDel="008266BE">
          <w:delText>cope with</w:delText>
        </w:r>
      </w:del>
      <w:ins w:id="293" w:author="Marti Childs" w:date="2019-06-21T10:59:00Z">
        <w:r w:rsidR="008266BE">
          <w:t>handle</w:t>
        </w:r>
      </w:ins>
      <w:r>
        <w:t xml:space="preserve"> the missing responses in the dataset. The presented results are the average from analyses of five imputed datasets.</w:t>
      </w:r>
    </w:p>
    <w:p w14:paraId="4DB5204E" w14:textId="77777777" w:rsidR="00C37057" w:rsidRDefault="00A26233">
      <w:pPr>
        <w:pStyle w:val="Heading2"/>
        <w:ind w:left="-5"/>
      </w:pPr>
      <w:r>
        <w:t>Results</w:t>
      </w:r>
    </w:p>
    <w:p w14:paraId="38A5350A" w14:textId="3F6024D5" w:rsidR="00B53E6A" w:rsidRDefault="00A26233" w:rsidP="00C120FE">
      <w:pPr>
        <w:pStyle w:val="Bodytextnoindent"/>
      </w:pPr>
      <w:r>
        <w:t xml:space="preserve">The summary of presidential vote choice model is presented in </w:t>
      </w:r>
      <w:r>
        <w:rPr>
          <w:color w:val="FF0000"/>
        </w:rPr>
        <w:t>Figure 1</w:t>
      </w:r>
      <w:r>
        <w:t xml:space="preserve">. The figure shows conditional odds ratios for fully informed voters (political knowledge </w:t>
      </w:r>
      <w:r>
        <w:rPr>
          <w:rFonts w:ascii="Cambria" w:eastAsia="Cambria" w:hAnsi="Cambria" w:cs="Cambria"/>
        </w:rPr>
        <w:t>= 1</w:t>
      </w:r>
      <w:r>
        <w:t xml:space="preserve">) and uninformed voters (political knowledge </w:t>
      </w:r>
      <w:r>
        <w:rPr>
          <w:rFonts w:ascii="Cambria" w:eastAsia="Cambria" w:hAnsi="Cambria" w:cs="Cambria"/>
        </w:rPr>
        <w:t>= 0</w:t>
      </w:r>
      <w:r>
        <w:t>)</w:t>
      </w:r>
      <w:ins w:id="294" w:author="Marti Childs" w:date="2019-06-21T10:59:00Z">
        <w:r w:rsidR="008266BE">
          <w:t>,</w:t>
        </w:r>
      </w:ins>
      <w:r>
        <w:t xml:space="preserve"> with 95</w:t>
      </w:r>
      <w:del w:id="295" w:author="Marti Childs" w:date="2019-06-21T10:59:00Z">
        <w:r w:rsidDel="008266BE">
          <w:delText xml:space="preserve"> percent</w:delText>
        </w:r>
      </w:del>
      <w:ins w:id="296" w:author="Marti Childs" w:date="2019-06-21T10:59:00Z">
        <w:r w:rsidR="008266BE">
          <w:t>%</w:t>
        </w:r>
      </w:ins>
      <w:r>
        <w:t xml:space="preserve"> confidence intervals. The figure omits demographic variables and intercepts (see Online Appendix). The first and second rows of the plot show the impact of the local partisan environment on voting behavior. Consistent with H2, the odds ratios of state and county PVI are larger for uninformed voters than </w:t>
      </w:r>
      <w:r w:rsidR="0028324C">
        <w:t>for informed voters. All PVI coefficients for uninformed voters are statistically significant (</w:t>
      </w:r>
      <w:r w:rsidR="0028324C">
        <w:rPr>
          <w:rFonts w:ascii="Cambria" w:eastAsia="Cambria" w:hAnsi="Cambria" w:cs="Cambria"/>
          <w:i/>
        </w:rPr>
        <w:t xml:space="preserve">p &lt; </w:t>
      </w:r>
      <w:r w:rsidR="0028324C">
        <w:rPr>
          <w:rFonts w:ascii="Cambria" w:eastAsia="Cambria" w:hAnsi="Cambria" w:cs="Cambria"/>
        </w:rPr>
        <w:t>0</w:t>
      </w:r>
      <w:r w:rsidR="0028324C">
        <w:rPr>
          <w:rFonts w:ascii="Cambria" w:eastAsia="Cambria" w:hAnsi="Cambria" w:cs="Cambria"/>
          <w:i/>
        </w:rPr>
        <w:t>.</w:t>
      </w:r>
      <w:r w:rsidR="0028324C">
        <w:rPr>
          <w:rFonts w:ascii="Cambria" w:eastAsia="Cambria" w:hAnsi="Cambria" w:cs="Cambria"/>
        </w:rPr>
        <w:t>05</w:t>
      </w:r>
      <w:r w:rsidR="0028324C">
        <w:t>)</w:t>
      </w:r>
      <w:ins w:id="297" w:author="Marti Childs" w:date="2019-06-21T11:00:00Z">
        <w:r w:rsidR="008606F2">
          <w:t>,</w:t>
        </w:r>
      </w:ins>
      <w:r w:rsidR="0028324C">
        <w:t xml:space="preserve"> while three out of four PVI coefficients for informed voters are not statistically significant (</w:t>
      </w:r>
      <w:r w:rsidR="0028324C">
        <w:rPr>
          <w:rFonts w:ascii="Cambria" w:eastAsia="Cambria" w:hAnsi="Cambria" w:cs="Cambria"/>
          <w:i/>
        </w:rPr>
        <w:t xml:space="preserve">p &gt; </w:t>
      </w:r>
      <w:r w:rsidR="0028324C">
        <w:rPr>
          <w:rFonts w:ascii="Cambria" w:eastAsia="Cambria" w:hAnsi="Cambria" w:cs="Cambria"/>
        </w:rPr>
        <w:t>0</w:t>
      </w:r>
      <w:r w:rsidR="0028324C">
        <w:rPr>
          <w:rFonts w:ascii="Cambria" w:eastAsia="Cambria" w:hAnsi="Cambria" w:cs="Cambria"/>
          <w:i/>
        </w:rPr>
        <w:t>.</w:t>
      </w:r>
      <w:r w:rsidR="0028324C">
        <w:rPr>
          <w:rFonts w:ascii="Cambria" w:eastAsia="Cambria" w:hAnsi="Cambria" w:cs="Cambria"/>
        </w:rPr>
        <w:t>05</w:t>
      </w:r>
      <w:r w:rsidR="0028324C">
        <w:t>). The result also gives consistent support of H3 (bandwagoning): By every 10% movement in local PVI towards Republican, uninformed voters are 1.5 to 2 times (for state PVI)</w:t>
      </w:r>
      <w:ins w:id="298" w:author="Marti Childs" w:date="2019-06-21T11:00:00Z">
        <w:r w:rsidR="008606F2">
          <w:t>,</w:t>
        </w:r>
      </w:ins>
      <w:r w:rsidR="0028324C">
        <w:t xml:space="preserve"> and 1.2 times (for county PVI) more likely to vote for Republican than Democrat.</w:t>
      </w:r>
    </w:p>
    <w:p w14:paraId="34F09F45" w14:textId="77777777" w:rsidR="00B53E6A" w:rsidRDefault="00B53E6A" w:rsidP="0028324C">
      <w:pPr>
        <w:spacing w:after="0" w:line="480" w:lineRule="auto"/>
        <w:ind w:left="-5" w:right="173"/>
        <w:jc w:val="left"/>
      </w:pPr>
    </w:p>
    <w:p w14:paraId="0E1ADD5B" w14:textId="77777777" w:rsidR="00AC2629" w:rsidRDefault="00A26233" w:rsidP="00AC2629">
      <w:pPr>
        <w:pStyle w:val="Figurecaption"/>
        <w:pPrChange w:id="299" w:author="Jeff March" w:date="2019-06-20T09:52:00Z">
          <w:pPr>
            <w:keepNext/>
            <w:spacing w:after="0" w:line="480" w:lineRule="auto"/>
            <w:ind w:left="0" w:right="173" w:hanging="14"/>
            <w:jc w:val="left"/>
          </w:pPr>
        </w:pPrChange>
      </w:pPr>
      <w:commentRangeStart w:id="300"/>
      <w:r>
        <w:t>Figure 1:</w:t>
      </w:r>
      <w:ins w:id="301" w:author="Jeff March" w:date="2019-06-20T09:52:00Z">
        <w:r w:rsidR="006A19D7">
          <w:tab/>
        </w:r>
      </w:ins>
      <w:del w:id="302" w:author="Jeff March" w:date="2019-06-20T09:52:00Z">
        <w:r w:rsidDel="006A19D7">
          <w:delText xml:space="preserve"> </w:delText>
        </w:r>
      </w:del>
      <w:r>
        <w:t xml:space="preserve">The </w:t>
      </w:r>
      <w:del w:id="303" w:author="Jeff March" w:date="2019-06-20T09:58:00Z">
        <w:r w:rsidDel="006A19D7">
          <w:delText>I</w:delText>
        </w:r>
      </w:del>
      <w:ins w:id="304" w:author="Jeff March" w:date="2019-06-20T09:58:00Z">
        <w:r w:rsidR="006A19D7">
          <w:t>i</w:t>
        </w:r>
      </w:ins>
      <w:r>
        <w:t xml:space="preserve">mpact of </w:t>
      </w:r>
      <w:del w:id="305" w:author="Jeff March" w:date="2019-06-20T09:58:00Z">
        <w:r w:rsidDel="006A19D7">
          <w:delText>L</w:delText>
        </w:r>
      </w:del>
      <w:ins w:id="306" w:author="Jeff March" w:date="2019-06-20T09:58:00Z">
        <w:r w:rsidR="006A19D7">
          <w:t>l</w:t>
        </w:r>
      </w:ins>
      <w:r>
        <w:t xml:space="preserve">ocal </w:t>
      </w:r>
      <w:del w:id="307" w:author="Jeff March" w:date="2019-06-20T09:58:00Z">
        <w:r w:rsidDel="006A19D7">
          <w:delText>P</w:delText>
        </w:r>
      </w:del>
      <w:ins w:id="308" w:author="Jeff March" w:date="2019-06-20T09:58:00Z">
        <w:r w:rsidR="006A19D7">
          <w:t>p</w:t>
        </w:r>
      </w:ins>
      <w:r>
        <w:t xml:space="preserve">artisan </w:t>
      </w:r>
      <w:del w:id="309" w:author="Jeff March" w:date="2019-06-20T09:58:00Z">
        <w:r w:rsidDel="006A19D7">
          <w:delText>E</w:delText>
        </w:r>
      </w:del>
      <w:ins w:id="310" w:author="Jeff March" w:date="2019-06-20T09:58:00Z">
        <w:r w:rsidR="006A19D7">
          <w:t>e</w:t>
        </w:r>
      </w:ins>
      <w:r>
        <w:t xml:space="preserve">nvironments and </w:t>
      </w:r>
      <w:del w:id="311" w:author="Jeff March" w:date="2019-06-20T09:58:00Z">
        <w:r w:rsidDel="006A19D7">
          <w:delText>I</w:delText>
        </w:r>
      </w:del>
      <w:ins w:id="312" w:author="Jeff March" w:date="2019-06-20T09:58:00Z">
        <w:r w:rsidR="006A19D7">
          <w:t>i</w:t>
        </w:r>
      </w:ins>
      <w:r>
        <w:t xml:space="preserve">ndividual </w:t>
      </w:r>
      <w:del w:id="313" w:author="Jeff March" w:date="2019-06-20T09:58:00Z">
        <w:r w:rsidDel="006A19D7">
          <w:delText>P</w:delText>
        </w:r>
      </w:del>
      <w:ins w:id="314" w:author="Jeff March" w:date="2019-06-20T09:58:00Z">
        <w:r w:rsidR="006A19D7">
          <w:t>p</w:t>
        </w:r>
      </w:ins>
      <w:r>
        <w:t xml:space="preserve">references on </w:t>
      </w:r>
      <w:del w:id="315" w:author="Jeff March" w:date="2019-06-20T09:58:00Z">
        <w:r w:rsidDel="006A19D7">
          <w:delText>I</w:delText>
        </w:r>
      </w:del>
      <w:ins w:id="316" w:author="Jeff March" w:date="2019-06-20T09:58:00Z">
        <w:r w:rsidR="006A19D7">
          <w:t>i</w:t>
        </w:r>
      </w:ins>
      <w:r>
        <w:t xml:space="preserve">nformed and </w:t>
      </w:r>
      <w:del w:id="317" w:author="Jeff March" w:date="2019-06-20T09:58:00Z">
        <w:r w:rsidDel="006A19D7">
          <w:delText>U</w:delText>
        </w:r>
      </w:del>
      <w:ins w:id="318" w:author="Jeff March" w:date="2019-06-20T09:58:00Z">
        <w:r w:rsidR="006A19D7">
          <w:t>u</w:t>
        </w:r>
      </w:ins>
      <w:r>
        <w:t xml:space="preserve">ninformed </w:t>
      </w:r>
      <w:del w:id="319" w:author="Jeff March" w:date="2019-06-20T09:58:00Z">
        <w:r w:rsidDel="006A19D7">
          <w:delText>P</w:delText>
        </w:r>
      </w:del>
      <w:ins w:id="320" w:author="Jeff March" w:date="2019-06-20T09:58:00Z">
        <w:r w:rsidR="006A19D7">
          <w:t>p</w:t>
        </w:r>
      </w:ins>
      <w:r>
        <w:t xml:space="preserve">residential </w:t>
      </w:r>
      <w:del w:id="321" w:author="Jeff March" w:date="2019-06-20T09:58:00Z">
        <w:r w:rsidDel="006A19D7">
          <w:delText>V</w:delText>
        </w:r>
      </w:del>
      <w:ins w:id="322" w:author="Jeff March" w:date="2019-06-20T09:58:00Z">
        <w:r w:rsidR="006A19D7">
          <w:t>v</w:t>
        </w:r>
      </w:ins>
      <w:r>
        <w:t xml:space="preserve">ote </w:t>
      </w:r>
      <w:del w:id="323" w:author="Jeff March" w:date="2019-06-20T09:59:00Z">
        <w:r w:rsidDel="006A19D7">
          <w:delText>C</w:delText>
        </w:r>
      </w:del>
      <w:ins w:id="324" w:author="Jeff March" w:date="2019-06-20T09:59:00Z">
        <w:r w:rsidR="006A19D7">
          <w:t>c</w:t>
        </w:r>
      </w:ins>
      <w:r>
        <w:t>hoice in CCES (2008,</w:t>
      </w:r>
      <w:ins w:id="325" w:author="Jeff March" w:date="2019-06-20T09:52:00Z">
        <w:r w:rsidR="006A19D7">
          <w:t xml:space="preserve"> </w:t>
        </w:r>
      </w:ins>
      <w:r>
        <w:t>2016)</w:t>
      </w:r>
      <w:commentRangeEnd w:id="300"/>
      <w:r w:rsidR="006A19D7">
        <w:rPr>
          <w:rStyle w:val="CommentReference"/>
          <w:vanish/>
        </w:rPr>
        <w:commentReference w:id="300"/>
      </w:r>
      <w:ins w:id="326" w:author="Jeff March" w:date="2019-06-20T09:57:00Z">
        <w:r w:rsidR="006A19D7">
          <w:t>.</w:t>
        </w:r>
      </w:ins>
    </w:p>
    <w:p w14:paraId="37AAA3E2" w14:textId="77777777" w:rsidR="00C37057" w:rsidRDefault="00A26233">
      <w:pPr>
        <w:spacing w:after="445" w:line="259" w:lineRule="auto"/>
        <w:ind w:left="0" w:right="0" w:firstLine="0"/>
        <w:jc w:val="left"/>
      </w:pPr>
      <w:r>
        <w:rPr>
          <w:noProof/>
          <w:lang w:eastAsia="en-US"/>
        </w:rPr>
        <w:drawing>
          <wp:inline distT="0" distB="0" distL="0" distR="0" wp14:anchorId="42F1BD3F" wp14:editId="4EF5E3B1">
            <wp:extent cx="5943615" cy="382089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8"/>
                    <a:stretch>
                      <a:fillRect/>
                    </a:stretch>
                  </pic:blipFill>
                  <pic:spPr>
                    <a:xfrm>
                      <a:off x="0" y="0"/>
                      <a:ext cx="5943615" cy="3820895"/>
                    </a:xfrm>
                    <a:prstGeom prst="rect">
                      <a:avLst/>
                    </a:prstGeom>
                  </pic:spPr>
                </pic:pic>
              </a:graphicData>
            </a:graphic>
          </wp:inline>
        </w:drawing>
      </w:r>
    </w:p>
    <w:p w14:paraId="285DD4F1" w14:textId="77777777" w:rsidR="00C37057" w:rsidRDefault="00A26233" w:rsidP="00C120FE">
      <w:pPr>
        <w:pStyle w:val="Bodytext"/>
      </w:pPr>
      <w:r>
        <w:t xml:space="preserve">For individual preference variables, the result generally supports H1. Ideology and retrospective economic evaluation variables have significantly larger odds ratios for informed than for uninformed voters. The partisanship variable, on the other hand, has </w:t>
      </w:r>
      <w:ins w:id="327" w:author="Jeff March" w:date="2019-06-20T09:54:00Z">
        <w:r w:rsidR="006A19D7">
          <w:t xml:space="preserve">a </w:t>
        </w:r>
      </w:ins>
      <w:r>
        <w:t>similar level of power to explain vote choice among informed and uninformed voters. Uninformed voters do not rely on ideological preferences and retrospective evaluations</w:t>
      </w:r>
      <w:ins w:id="328" w:author="Jeff March" w:date="2019-06-20T09:54:00Z">
        <w:r w:rsidR="006A19D7">
          <w:t>,</w:t>
        </w:r>
      </w:ins>
      <w:r>
        <w:t xml:space="preserve"> while </w:t>
      </w:r>
      <w:del w:id="329" w:author="Jeff March" w:date="2019-06-20T09:54:00Z">
        <w:r w:rsidDel="006A19D7">
          <w:delText xml:space="preserve">use </w:delText>
        </w:r>
      </w:del>
      <w:ins w:id="330" w:author="Jeff March" w:date="2019-06-20T09:54:00Z">
        <w:r w:rsidR="006A19D7">
          <w:t xml:space="preserve">using </w:t>
        </w:r>
      </w:ins>
      <w:r>
        <w:t xml:space="preserve">party identity in a </w:t>
      </w:r>
      <w:del w:id="331" w:author="Jeff March" w:date="2019-06-20T09:55:00Z">
        <w:r w:rsidDel="006A19D7">
          <w:delText xml:space="preserve">similar </w:delText>
        </w:r>
      </w:del>
      <w:r>
        <w:t xml:space="preserve">way </w:t>
      </w:r>
      <w:ins w:id="332" w:author="Jeff March" w:date="2019-06-20T09:55:00Z">
        <w:r w:rsidR="006A19D7">
          <w:t xml:space="preserve">similar </w:t>
        </w:r>
      </w:ins>
      <w:del w:id="333" w:author="Jeff March" w:date="2019-06-20T09:55:00Z">
        <w:r w:rsidDel="006A19D7">
          <w:delText xml:space="preserve">as </w:delText>
        </w:r>
      </w:del>
      <w:ins w:id="334" w:author="Jeff March" w:date="2019-06-20T09:55:00Z">
        <w:r w:rsidR="006A19D7">
          <w:t xml:space="preserve">to that of </w:t>
        </w:r>
      </w:ins>
      <w:r>
        <w:t>informed voters.</w:t>
      </w:r>
    </w:p>
    <w:p w14:paraId="32BEF21A" w14:textId="77777777" w:rsidR="00AC2629" w:rsidRDefault="00A26233" w:rsidP="00AC2629">
      <w:pPr>
        <w:pStyle w:val="Figurecaption"/>
        <w:rPr>
          <w:del w:id="335" w:author="Jeff March" w:date="2019-06-20T09:53:00Z"/>
        </w:rPr>
        <w:pPrChange w:id="336" w:author="Jeff March" w:date="2019-06-20T09:53:00Z">
          <w:pPr>
            <w:keepNext/>
            <w:spacing w:after="0" w:line="480" w:lineRule="auto"/>
            <w:ind w:left="0" w:right="173" w:hanging="14"/>
            <w:jc w:val="left"/>
          </w:pPr>
        </w:pPrChange>
      </w:pPr>
      <w:r>
        <w:t>Figure 2:</w:t>
      </w:r>
      <w:del w:id="337" w:author="Jeff March" w:date="2019-06-20T09:53:00Z">
        <w:r w:rsidDel="006A19D7">
          <w:delText xml:space="preserve"> </w:delText>
        </w:r>
      </w:del>
      <w:ins w:id="338" w:author="Jeff March" w:date="2019-06-20T09:53:00Z">
        <w:r w:rsidR="006A19D7">
          <w:tab/>
        </w:r>
      </w:ins>
      <w:r>
        <w:t xml:space="preserve">Local </w:t>
      </w:r>
      <w:del w:id="339" w:author="Jeff March" w:date="2019-06-20T09:59:00Z">
        <w:r w:rsidDel="006A19D7">
          <w:delText>P</w:delText>
        </w:r>
      </w:del>
      <w:ins w:id="340" w:author="Jeff March" w:date="2019-06-20T09:59:00Z">
        <w:r w:rsidR="006A19D7">
          <w:t>p</w:t>
        </w:r>
      </w:ins>
      <w:r>
        <w:t xml:space="preserve">artisan </w:t>
      </w:r>
      <w:del w:id="341" w:author="Jeff March" w:date="2019-06-20T09:59:00Z">
        <w:r w:rsidDel="006A19D7">
          <w:delText>E</w:delText>
        </w:r>
      </w:del>
      <w:ins w:id="342" w:author="Jeff March" w:date="2019-06-20T09:59:00Z">
        <w:r w:rsidR="006A19D7">
          <w:t>e</w:t>
        </w:r>
      </w:ins>
      <w:r>
        <w:t xml:space="preserve">nvironments and </w:t>
      </w:r>
      <w:del w:id="343" w:author="Jeff March" w:date="2019-06-20T09:59:00Z">
        <w:r w:rsidDel="006A19D7">
          <w:delText>A</w:delText>
        </w:r>
      </w:del>
      <w:ins w:id="344" w:author="Jeff March" w:date="2019-06-20T09:59:00Z">
        <w:r w:rsidR="006A19D7">
          <w:t>a</w:t>
        </w:r>
      </w:ins>
      <w:r>
        <w:t xml:space="preserve">verage </w:t>
      </w:r>
      <w:del w:id="345" w:author="Jeff March" w:date="2019-06-20T09:59:00Z">
        <w:r w:rsidDel="006A19D7">
          <w:delText>P</w:delText>
        </w:r>
      </w:del>
      <w:ins w:id="346" w:author="Jeff March" w:date="2019-06-20T09:59:00Z">
        <w:r w:rsidR="006A19D7">
          <w:t>p</w:t>
        </w:r>
      </w:ins>
      <w:r>
        <w:t xml:space="preserve">redicted </w:t>
      </w:r>
      <w:del w:id="347" w:author="Jeff March" w:date="2019-06-20T09:59:00Z">
        <w:r w:rsidDel="006A19D7">
          <w:delText>P</w:delText>
        </w:r>
      </w:del>
      <w:ins w:id="348" w:author="Jeff March" w:date="2019-06-20T09:59:00Z">
        <w:r w:rsidR="006A19D7">
          <w:t>p</w:t>
        </w:r>
      </w:ins>
      <w:r>
        <w:t>robability of Republican</w:t>
      </w:r>
      <w:ins w:id="349" w:author="Jeff March" w:date="2019-06-20T09:53:00Z">
        <w:r w:rsidR="006A19D7">
          <w:t xml:space="preserve"> </w:t>
        </w:r>
      </w:ins>
    </w:p>
    <w:p w14:paraId="625A8D09" w14:textId="77777777" w:rsidR="00AC2629" w:rsidRDefault="00A26233" w:rsidP="00AC2629">
      <w:pPr>
        <w:pStyle w:val="Figurecaption"/>
        <w:pPrChange w:id="350" w:author="Jeff March" w:date="2019-06-20T09:53:00Z">
          <w:pPr>
            <w:keepNext/>
            <w:spacing w:after="0" w:line="480" w:lineRule="auto"/>
            <w:ind w:left="0" w:right="173" w:hanging="14"/>
            <w:jc w:val="left"/>
          </w:pPr>
        </w:pPrChange>
      </w:pPr>
      <w:del w:id="351" w:author="Jeff March" w:date="2019-06-20T09:59:00Z">
        <w:r w:rsidDel="006A19D7">
          <w:delText>V</w:delText>
        </w:r>
      </w:del>
      <w:ins w:id="352" w:author="Jeff March" w:date="2019-06-20T09:59:00Z">
        <w:r w:rsidR="006A19D7">
          <w:t>v</w:t>
        </w:r>
      </w:ins>
      <w:r>
        <w:t>ote in CCES (2008,</w:t>
      </w:r>
      <w:ins w:id="353" w:author="Jeff March" w:date="2019-06-20T09:53:00Z">
        <w:r w:rsidR="006A19D7">
          <w:t xml:space="preserve"> </w:t>
        </w:r>
      </w:ins>
      <w:r>
        <w:t>2016)</w:t>
      </w:r>
      <w:ins w:id="354" w:author="Jeff March" w:date="2019-06-20T09:58:00Z">
        <w:r w:rsidR="006A19D7">
          <w:t>.</w:t>
        </w:r>
      </w:ins>
    </w:p>
    <w:p w14:paraId="46E177F2" w14:textId="77777777" w:rsidR="00C37057" w:rsidRDefault="00A26233">
      <w:pPr>
        <w:spacing w:after="445" w:line="259" w:lineRule="auto"/>
        <w:ind w:left="0" w:right="0" w:firstLine="0"/>
        <w:jc w:val="left"/>
      </w:pPr>
      <w:r>
        <w:rPr>
          <w:noProof/>
          <w:lang w:eastAsia="en-US"/>
        </w:rPr>
        <w:drawing>
          <wp:inline distT="0" distB="0" distL="0" distR="0" wp14:anchorId="4A2CD3EB" wp14:editId="34CAB750">
            <wp:extent cx="5943615" cy="3820895"/>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9"/>
                    <a:stretch>
                      <a:fillRect/>
                    </a:stretch>
                  </pic:blipFill>
                  <pic:spPr>
                    <a:xfrm>
                      <a:off x="0" y="0"/>
                      <a:ext cx="5943615" cy="3820895"/>
                    </a:xfrm>
                    <a:prstGeom prst="rect">
                      <a:avLst/>
                    </a:prstGeom>
                  </pic:spPr>
                </pic:pic>
              </a:graphicData>
            </a:graphic>
          </wp:inline>
        </w:drawing>
      </w:r>
    </w:p>
    <w:p w14:paraId="52C36B69" w14:textId="368203B8" w:rsidR="00C37057" w:rsidDel="00641954" w:rsidRDefault="00A26233" w:rsidP="00641954">
      <w:pPr>
        <w:pStyle w:val="Bodytext"/>
        <w:rPr>
          <w:del w:id="355" w:author="Jeff March" w:date="2019-06-20T10:07:00Z"/>
        </w:rPr>
      </w:pPr>
      <w:r>
        <w:t>To gain deeper understanding</w:t>
      </w:r>
      <w:del w:id="356" w:author="Jeff March" w:date="2019-06-20T10:00:00Z">
        <w:r w:rsidDel="006A19D7">
          <w:delText>s</w:delText>
        </w:r>
      </w:del>
      <w:r>
        <w:t xml:space="preserve"> of results regarding contextual variables, I simulate the predicted probability of </w:t>
      </w:r>
      <w:ins w:id="357" w:author="Jeff March" w:date="2019-06-20T10:00:00Z">
        <w:r w:rsidR="006A19D7">
          <w:t xml:space="preserve">the </w:t>
        </w:r>
      </w:ins>
      <w:r>
        <w:t xml:space="preserve">Republican vote through </w:t>
      </w:r>
      <w:ins w:id="358" w:author="Jeff March" w:date="2019-06-20T10:00:00Z">
        <w:r w:rsidR="006A19D7">
          <w:t xml:space="preserve">the </w:t>
        </w:r>
      </w:ins>
      <w:r>
        <w:t>Monte Carlo method. Since the estimated model includes complex sets of interacted variables, the simulation takes two steps. First, I estimate</w:t>
      </w:r>
      <w:ins w:id="359" w:author="Jeff March" w:date="2019-06-20T10:00:00Z">
        <w:r w:rsidR="006A19D7">
          <w:t>d</w:t>
        </w:r>
      </w:ins>
      <w:r>
        <w:t xml:space="preserve"> the predicted probability of vote choice for each respondent in surveys by </w:t>
      </w:r>
      <w:del w:id="360" w:author="Jeff March" w:date="2019-06-20T10:01:00Z">
        <w:r w:rsidDel="006A19D7">
          <w:delText xml:space="preserve">only </w:delText>
        </w:r>
      </w:del>
      <w:r>
        <w:t xml:space="preserve">manipulating the values </w:t>
      </w:r>
      <w:ins w:id="361" w:author="Jeff March" w:date="2019-06-20T10:01:00Z">
        <w:r w:rsidR="006A19D7">
          <w:t xml:space="preserve">only </w:t>
        </w:r>
      </w:ins>
      <w:r>
        <w:t xml:space="preserve">of the local partisan environment (from </w:t>
      </w:r>
      <w:r>
        <w:rPr>
          <w:rFonts w:ascii="Cambria" w:eastAsia="Cambria" w:hAnsi="Cambria" w:cs="Cambria"/>
        </w:rPr>
        <w:t>5</w:t>
      </w:r>
      <w:ins w:id="362" w:author="Jeff March" w:date="2019-06-20T10:01:00Z">
        <w:r w:rsidR="006A19D7">
          <w:rPr>
            <w:rFonts w:ascii="Cambria" w:eastAsia="Cambria" w:hAnsi="Cambria" w:cs="Cambria"/>
          </w:rPr>
          <w:t>th</w:t>
        </w:r>
      </w:ins>
      <w:r>
        <w:rPr>
          <w:rFonts w:ascii="Cambria" w:eastAsia="Cambria" w:hAnsi="Cambria" w:cs="Cambria"/>
        </w:rPr>
        <w:t xml:space="preserve"> </w:t>
      </w:r>
      <w:r>
        <w:t xml:space="preserve">percentile to </w:t>
      </w:r>
      <w:r>
        <w:rPr>
          <w:rFonts w:ascii="Cambria" w:eastAsia="Cambria" w:hAnsi="Cambria" w:cs="Cambria"/>
        </w:rPr>
        <w:t>95</w:t>
      </w:r>
      <w:ins w:id="363" w:author="Jeff March" w:date="2019-06-20T10:01:00Z">
        <w:r w:rsidR="006A19D7">
          <w:rPr>
            <w:rFonts w:ascii="Cambria" w:eastAsia="Cambria" w:hAnsi="Cambria" w:cs="Cambria"/>
          </w:rPr>
          <w:t>th</w:t>
        </w:r>
      </w:ins>
      <w:r>
        <w:rPr>
          <w:rFonts w:ascii="Cambria" w:eastAsia="Cambria" w:hAnsi="Cambria" w:cs="Cambria"/>
        </w:rPr>
        <w:t xml:space="preserve"> </w:t>
      </w:r>
      <w:r>
        <w:t>percentile)</w:t>
      </w:r>
      <w:ins w:id="364" w:author="Marti Childs" w:date="2019-06-21T11:02:00Z">
        <w:r w:rsidR="008606F2">
          <w:t>,</w:t>
        </w:r>
      </w:ins>
      <w:r>
        <w:t xml:space="preserve"> and political knowledge (</w:t>
      </w:r>
      <w:r>
        <w:rPr>
          <w:rFonts w:ascii="Cambria" w:eastAsia="Cambria" w:hAnsi="Cambria" w:cs="Cambria"/>
        </w:rPr>
        <w:t xml:space="preserve">0 </w:t>
      </w:r>
      <w:r>
        <w:t xml:space="preserve">and </w:t>
      </w:r>
      <w:r>
        <w:rPr>
          <w:rFonts w:ascii="Cambria" w:eastAsia="Cambria" w:hAnsi="Cambria" w:cs="Cambria"/>
        </w:rPr>
        <w:t>1</w:t>
      </w:r>
      <w:r>
        <w:t xml:space="preserve">). Each prediction is made by drawing </w:t>
      </w:r>
      <w:commentRangeStart w:id="365"/>
      <w:r>
        <w:t>1</w:t>
      </w:r>
      <w:ins w:id="366" w:author="Jeff March" w:date="2019-06-20T10:01:00Z">
        <w:r w:rsidR="006A19D7">
          <w:t>,</w:t>
        </w:r>
      </w:ins>
      <w:r>
        <w:t>000</w:t>
      </w:r>
      <w:commentRangeEnd w:id="365"/>
      <w:r w:rsidR="00641954">
        <w:rPr>
          <w:rStyle w:val="CommentReference"/>
          <w:vanish/>
        </w:rPr>
        <w:commentReference w:id="365"/>
      </w:r>
      <w:r>
        <w:t xml:space="preserve"> random coefficients according to the multivariate normal distribution</w:t>
      </w:r>
      <w:ins w:id="367" w:author="Marti Childs" w:date="2019-06-21T11:03:00Z">
        <w:r w:rsidR="008606F2">
          <w:t>,</w:t>
        </w:r>
      </w:ins>
      <w:r>
        <w:t xml:space="preserve"> with mean as a point estimate and clustered standard error. Second, I average</w:t>
      </w:r>
      <w:ins w:id="368" w:author="Jeff March" w:date="2019-06-20T10:07:00Z">
        <w:r w:rsidR="00641954">
          <w:t>d</w:t>
        </w:r>
      </w:ins>
      <w:r>
        <w:t xml:space="preserve"> predicted probabilities according to the population weight provided in CCES. This procedure gives the approximation of </w:t>
      </w:r>
      <w:ins w:id="369" w:author="Jeff March" w:date="2019-06-20T10:07:00Z">
        <w:r w:rsidR="00641954">
          <w:t xml:space="preserve">the </w:t>
        </w:r>
      </w:ins>
      <w:r>
        <w:t>average Republican</w:t>
      </w:r>
      <w:ins w:id="370" w:author="Jeff March" w:date="2019-06-20T10:07:00Z">
        <w:r w:rsidR="00641954">
          <w:t xml:space="preserve"> </w:t>
        </w:r>
      </w:ins>
    </w:p>
    <w:p w14:paraId="2DFC7596" w14:textId="77777777" w:rsidR="00AC2629" w:rsidRDefault="00A26233" w:rsidP="00AC2629">
      <w:pPr>
        <w:pStyle w:val="Bodytext"/>
        <w:pPrChange w:id="371" w:author="Jeff March" w:date="2019-06-20T10:07:00Z">
          <w:pPr>
            <w:spacing w:after="0" w:line="480" w:lineRule="auto"/>
            <w:ind w:left="0" w:right="173" w:firstLine="360"/>
            <w:jc w:val="left"/>
          </w:pPr>
        </w:pPrChange>
      </w:pPr>
      <w:r>
        <w:t>vote probability under the given local partisan environment and knowledge level.</w:t>
      </w:r>
    </w:p>
    <w:p w14:paraId="4937B82F" w14:textId="7B5262F6" w:rsidR="00C37057" w:rsidRDefault="00A26233" w:rsidP="00641954">
      <w:pPr>
        <w:pStyle w:val="Bodytext"/>
      </w:pPr>
      <w:r>
        <w:rPr>
          <w:color w:val="FF0000"/>
        </w:rPr>
        <w:t xml:space="preserve">Figure 2 </w:t>
      </w:r>
      <w:r>
        <w:t>plots the simulation result. The shaded area represents 95% confidence intervals in prediction. Here, uninformed voters strongly respond to the local partisan environment</w:t>
      </w:r>
      <w:ins w:id="372" w:author="Marti Childs" w:date="2019-06-21T11:03:00Z">
        <w:r w:rsidR="008606F2">
          <w:t>,</w:t>
        </w:r>
      </w:ins>
      <w:r>
        <w:t xml:space="preserve"> while informed voters don’t. Especially in 2016, </w:t>
      </w:r>
      <w:ins w:id="373" w:author="Jeff March" w:date="2019-06-20T10:09:00Z">
        <w:r w:rsidR="00641954">
          <w:t xml:space="preserve">the </w:t>
        </w:r>
      </w:ins>
      <w:r>
        <w:t xml:space="preserve">local partisan environment significantly raises the predicted vote probability of Trump among uninformed voters. The movement from </w:t>
      </w:r>
      <w:ins w:id="374" w:author="Jeff March" w:date="2019-06-20T10:09:00Z">
        <w:r w:rsidR="00641954">
          <w:t xml:space="preserve">the </w:t>
        </w:r>
      </w:ins>
      <w:r>
        <w:t>5</w:t>
      </w:r>
      <w:ins w:id="375" w:author="Jeff March" w:date="2019-06-20T10:09:00Z">
        <w:r w:rsidR="00641954">
          <w:t>th</w:t>
        </w:r>
      </w:ins>
      <w:r>
        <w:t xml:space="preserve"> percentile to </w:t>
      </w:r>
      <w:ins w:id="376" w:author="Jeff March" w:date="2019-06-20T10:10:00Z">
        <w:r w:rsidR="00164636">
          <w:t xml:space="preserve">the </w:t>
        </w:r>
      </w:ins>
      <w:r>
        <w:t>95</w:t>
      </w:r>
      <w:ins w:id="377" w:author="Jeff March" w:date="2019-06-20T10:10:00Z">
        <w:r w:rsidR="00164636">
          <w:t>th</w:t>
        </w:r>
      </w:ins>
      <w:r>
        <w:t xml:space="preserve"> percentile in state PVI and </w:t>
      </w:r>
      <w:del w:id="378" w:author="Jeff March" w:date="2019-06-20T10:10:00Z">
        <w:r w:rsidDel="00164636">
          <w:delText>C</w:delText>
        </w:r>
      </w:del>
      <w:ins w:id="379" w:author="Jeff March" w:date="2019-06-20T10:10:00Z">
        <w:r w:rsidR="00164636">
          <w:t>c</w:t>
        </w:r>
      </w:ins>
      <w:r>
        <w:t xml:space="preserve">ounty PVI each correspond with </w:t>
      </w:r>
      <w:ins w:id="380" w:author="Jeff March" w:date="2019-06-20T10:10:00Z">
        <w:r w:rsidR="00164636">
          <w:t xml:space="preserve">a </w:t>
        </w:r>
      </w:ins>
      <w:r>
        <w:t>1</w:t>
      </w:r>
      <w:ins w:id="381" w:author="Jeff March" w:date="2019-06-20T10:10:00Z">
        <w:r w:rsidR="00164636">
          <w:t>,</w:t>
        </w:r>
      </w:ins>
      <w:r>
        <w:t xml:space="preserve">013% increase in </w:t>
      </w:r>
      <w:ins w:id="382" w:author="Jeff March" w:date="2019-06-20T10:10:00Z">
        <w:r w:rsidR="00164636">
          <w:t xml:space="preserve">the </w:t>
        </w:r>
      </w:ins>
      <w:r>
        <w:t xml:space="preserve">Republican vote share. The impact of the local partisan environment in </w:t>
      </w:r>
      <w:ins w:id="383" w:author="Marti Childs" w:date="2019-06-21T11:04:00Z">
        <w:r w:rsidR="008606F2">
          <w:t xml:space="preserve">the </w:t>
        </w:r>
      </w:ins>
      <w:r>
        <w:t>2008 election is somewhat weaker, but the predicted Republican vote probability for uninformed voters increase</w:t>
      </w:r>
      <w:ins w:id="384" w:author="Jeff March" w:date="2019-06-20T10:10:00Z">
        <w:r w:rsidR="00164636">
          <w:t>s</w:t>
        </w:r>
      </w:ins>
      <w:r>
        <w:t xml:space="preserve"> from </w:t>
      </w:r>
      <w:r>
        <w:rPr>
          <w:rFonts w:ascii="Cambria" w:eastAsia="Cambria" w:hAnsi="Cambria" w:cs="Cambria"/>
        </w:rPr>
        <w:t>41</w:t>
      </w:r>
      <w:r>
        <w:rPr>
          <w:rFonts w:ascii="Cambria" w:eastAsia="Cambria" w:hAnsi="Cambria" w:cs="Cambria"/>
          <w:i/>
        </w:rPr>
        <w:t>.</w:t>
      </w:r>
      <w:r>
        <w:rPr>
          <w:rFonts w:ascii="Cambria" w:eastAsia="Cambria" w:hAnsi="Cambria" w:cs="Cambria"/>
        </w:rPr>
        <w:t>0</w:t>
      </w:r>
      <w:r>
        <w:t xml:space="preserve">% to </w:t>
      </w:r>
      <w:r>
        <w:rPr>
          <w:rFonts w:ascii="Cambria" w:eastAsia="Cambria" w:hAnsi="Cambria" w:cs="Cambria"/>
        </w:rPr>
        <w:t>52</w:t>
      </w:r>
      <w:r>
        <w:rPr>
          <w:rFonts w:ascii="Cambria" w:eastAsia="Cambria" w:hAnsi="Cambria" w:cs="Cambria"/>
          <w:i/>
        </w:rPr>
        <w:t>.</w:t>
      </w:r>
      <w:r>
        <w:rPr>
          <w:rFonts w:ascii="Cambria" w:eastAsia="Cambria" w:hAnsi="Cambria" w:cs="Cambria"/>
        </w:rPr>
        <w:t>7</w:t>
      </w:r>
      <w:r>
        <w:t xml:space="preserve">% when </w:t>
      </w:r>
      <w:ins w:id="385" w:author="Jeff March" w:date="2019-06-20T10:10:00Z">
        <w:r w:rsidR="00164636">
          <w:t xml:space="preserve">the </w:t>
        </w:r>
      </w:ins>
      <w:del w:id="386" w:author="Jeff March" w:date="2019-06-20T10:10:00Z">
        <w:r w:rsidDel="00164636">
          <w:delText>S</w:delText>
        </w:r>
      </w:del>
      <w:ins w:id="387" w:author="Jeff March" w:date="2019-06-20T10:10:00Z">
        <w:r w:rsidR="00164636">
          <w:t>s</w:t>
        </w:r>
      </w:ins>
      <w:r>
        <w:t xml:space="preserve">tate PVI moves from </w:t>
      </w:r>
      <w:ins w:id="388" w:author="Jeff March" w:date="2019-06-20T10:10:00Z">
        <w:r w:rsidR="00164636">
          <w:t xml:space="preserve">an </w:t>
        </w:r>
      </w:ins>
      <w:r>
        <w:t>11.7% Democrati</w:t>
      </w:r>
      <w:r w:rsidR="00B53E6A">
        <w:rPr>
          <w:rFonts w:asciiTheme="minorEastAsia" w:eastAsiaTheme="minorEastAsia" w:hAnsiTheme="minorEastAsia"/>
        </w:rPr>
        <w:t xml:space="preserve">c </w:t>
      </w:r>
      <w:r>
        <w:t>advantage (5</w:t>
      </w:r>
      <w:ins w:id="389" w:author="Jeff March" w:date="2019-06-20T10:10:00Z">
        <w:r w:rsidR="00164636">
          <w:t>th</w:t>
        </w:r>
      </w:ins>
      <w:r>
        <w:t xml:space="preserve"> percentile) to </w:t>
      </w:r>
      <w:ins w:id="390" w:author="Jeff March" w:date="2019-06-20T10:10:00Z">
        <w:r w:rsidR="00164636">
          <w:t xml:space="preserve">an </w:t>
        </w:r>
      </w:ins>
      <w:r>
        <w:t>11.4% Republican advantage (95</w:t>
      </w:r>
      <w:ins w:id="391" w:author="Jeff March" w:date="2019-06-20T10:11:00Z">
        <w:r w:rsidR="00164636">
          <w:t>th</w:t>
        </w:r>
      </w:ins>
      <w:r>
        <w:t xml:space="preserve"> percentile).</w:t>
      </w:r>
    </w:p>
    <w:p w14:paraId="79A1C1DB" w14:textId="77777777" w:rsidR="00C37057" w:rsidRDefault="00A26233" w:rsidP="00641954">
      <w:pPr>
        <w:pStyle w:val="Bodytext"/>
      </w:pPr>
      <w:r>
        <w:t xml:space="preserve">The current study highlights the importance of the local partisan environment in explaining uninformed voting (but not informed voting). Uninformed voters show a clear tendency of bandwagoning: to vote in line with </w:t>
      </w:r>
      <w:ins w:id="392" w:author="Jeff March" w:date="2019-06-20T10:11:00Z">
        <w:r w:rsidR="00164636">
          <w:t xml:space="preserve">the </w:t>
        </w:r>
      </w:ins>
      <w:r>
        <w:t xml:space="preserve">majority in the local environment. Informed voters, on the other hand, rely mostly on their individual responses to make </w:t>
      </w:r>
      <w:del w:id="393" w:author="Jeff March" w:date="2019-06-20T10:11:00Z">
        <w:r w:rsidDel="00164636">
          <w:delText xml:space="preserve">vote </w:delText>
        </w:r>
      </w:del>
      <w:ins w:id="394" w:author="Jeff March" w:date="2019-06-20T10:11:00Z">
        <w:r w:rsidR="00164636">
          <w:t xml:space="preserve">voting </w:t>
        </w:r>
      </w:ins>
      <w:r>
        <w:t xml:space="preserve">decisions and </w:t>
      </w:r>
      <w:ins w:id="395" w:author="Jeff March" w:date="2019-06-20T10:11:00Z">
        <w:r w:rsidR="00164636">
          <w:t xml:space="preserve">are </w:t>
        </w:r>
      </w:ins>
      <w:r>
        <w:t>unresponsive to the local partisan environment.</w:t>
      </w:r>
    </w:p>
    <w:p w14:paraId="4D96E625" w14:textId="77777777" w:rsidR="00C37057" w:rsidRDefault="00A26233">
      <w:pPr>
        <w:pStyle w:val="Heading1"/>
        <w:ind w:left="-5"/>
      </w:pPr>
      <w:r>
        <w:t>Study 2: National Partisan Environment and Uninformed Voting</w:t>
      </w:r>
    </w:p>
    <w:p w14:paraId="3107EF63" w14:textId="77777777" w:rsidR="00C37057" w:rsidRDefault="00A26233" w:rsidP="00641954">
      <w:pPr>
        <w:pStyle w:val="Bodytextnoindent"/>
      </w:pPr>
      <w:r>
        <w:t xml:space="preserve">This section examines the relationship between </w:t>
      </w:r>
      <w:ins w:id="396" w:author="Jeff March" w:date="2019-06-20T10:12:00Z">
        <w:r w:rsidR="001A362C">
          <w:t xml:space="preserve">the </w:t>
        </w:r>
      </w:ins>
      <w:r>
        <w:t xml:space="preserve">national partisan environment and </w:t>
      </w:r>
      <w:del w:id="397" w:author="Jeff March" w:date="2019-06-20T10:12:00Z">
        <w:r w:rsidDel="001A362C">
          <w:delText xml:space="preserve">vote </w:delText>
        </w:r>
      </w:del>
      <w:ins w:id="398" w:author="Jeff March" w:date="2019-06-20T10:12:00Z">
        <w:r w:rsidR="001A362C">
          <w:t xml:space="preserve">voting </w:t>
        </w:r>
      </w:ins>
      <w:r>
        <w:t xml:space="preserve">choice in American presidential elections. I use the collection of data from American National Election Studies (ANES), conducted during presidential elections </w:t>
      </w:r>
      <w:ins w:id="399" w:author="Jeff March" w:date="2019-06-20T10:12:00Z">
        <w:r w:rsidR="001A362C">
          <w:t xml:space="preserve">that </w:t>
        </w:r>
      </w:ins>
      <w:r>
        <w:t xml:space="preserve">occurred between 1972 </w:t>
      </w:r>
      <w:del w:id="400" w:author="Jeff March" w:date="2019-06-20T10:12:00Z">
        <w:r w:rsidDel="001A362C">
          <w:delText xml:space="preserve">to </w:delText>
        </w:r>
      </w:del>
      <w:ins w:id="401" w:author="Jeff March" w:date="2019-06-20T10:12:00Z">
        <w:r w:rsidR="001A362C">
          <w:t xml:space="preserve">and </w:t>
        </w:r>
      </w:ins>
      <w:r>
        <w:t>2016.</w:t>
      </w:r>
      <w:r>
        <w:rPr>
          <w:color w:val="FF0000"/>
          <w:vertAlign w:val="superscript"/>
        </w:rPr>
        <w:footnoteReference w:id="7"/>
      </w:r>
      <w:r w:rsidR="003C70B7" w:rsidRPr="003C70B7">
        <w:rPr>
          <w:color w:val="FF0000"/>
          <w:rPrChange w:id="404" w:author="Jeff March" w:date="2019-06-20T10:12:00Z">
            <w:rPr>
              <w:color w:val="FF0000"/>
              <w:vertAlign w:val="superscript"/>
            </w:rPr>
          </w:rPrChange>
        </w:rPr>
        <w:t xml:space="preserve"> </w:t>
      </w:r>
      <w:r>
        <w:t xml:space="preserve">This dataset covers 12 presidential elections over </w:t>
      </w:r>
      <w:ins w:id="405" w:author="Jeff March" w:date="2019-06-20T10:13:00Z">
        <w:r w:rsidR="001A362C">
          <w:t xml:space="preserve">a </w:t>
        </w:r>
      </w:ins>
      <w:r>
        <w:t>44</w:t>
      </w:r>
      <w:del w:id="406" w:author="Jeff March" w:date="2019-06-20T10:13:00Z">
        <w:r w:rsidDel="001A362C">
          <w:delText xml:space="preserve"> </w:delText>
        </w:r>
      </w:del>
      <w:ins w:id="407" w:author="Jeff March" w:date="2019-06-20T10:13:00Z">
        <w:r w:rsidR="001A362C">
          <w:t>-</w:t>
        </w:r>
      </w:ins>
      <w:r>
        <w:t>year</w:t>
      </w:r>
      <w:del w:id="408" w:author="Jeff March" w:date="2019-06-20T10:13:00Z">
        <w:r w:rsidDel="001A362C">
          <w:delText>s</w:delText>
        </w:r>
      </w:del>
      <w:r>
        <w:t xml:space="preserve"> period, which </w:t>
      </w:r>
      <w:commentRangeStart w:id="409"/>
      <w:r>
        <w:t xml:space="preserve">gives </w:t>
      </w:r>
      <w:commentRangeEnd w:id="409"/>
      <w:r w:rsidR="00D3735F">
        <w:rPr>
          <w:rStyle w:val="CommentReference"/>
          <w:vanish/>
        </w:rPr>
        <w:commentReference w:id="409"/>
      </w:r>
      <w:r>
        <w:t>sufficient variations to assess the impact of the national partisan environment on uninformed voting. As in Study 1, the national partisan environment at each election is captured by the data obtained from CQ Press Voting and Election Collections.</w:t>
      </w:r>
    </w:p>
    <w:p w14:paraId="1877698E" w14:textId="77777777" w:rsidR="00C37057" w:rsidRDefault="00A26233">
      <w:pPr>
        <w:pStyle w:val="Heading2"/>
        <w:ind w:left="-5"/>
      </w:pPr>
      <w:r>
        <w:t>Variables</w:t>
      </w:r>
    </w:p>
    <w:p w14:paraId="38193617" w14:textId="347622A2" w:rsidR="00C37057" w:rsidRDefault="00A26233" w:rsidP="00641954">
      <w:pPr>
        <w:pStyle w:val="Bodytextnoindent"/>
      </w:pPr>
      <w:r>
        <w:t>The primary dependent variable for this study is the vote choice in presidential elections. As in Study 1, I focus on the binary choice between Republican and Democratic candidates and drop reported third</w:t>
      </w:r>
      <w:del w:id="410" w:author="Marti Childs" w:date="2019-06-21T11:07:00Z">
        <w:r w:rsidDel="000A769C">
          <w:delText xml:space="preserve"> </w:delText>
        </w:r>
      </w:del>
      <w:ins w:id="411" w:author="Marti Childs" w:date="2019-06-21T11:07:00Z">
        <w:r w:rsidR="000A769C">
          <w:t>-</w:t>
        </w:r>
      </w:ins>
      <w:r>
        <w:t xml:space="preserve">candidate choosers and abstainers from the analysis. </w:t>
      </w:r>
      <w:ins w:id="412" w:author="Jeff March" w:date="2019-06-20T10:21:00Z">
        <w:r w:rsidR="008A3CF3">
          <w:t xml:space="preserve">The </w:t>
        </w:r>
      </w:ins>
      <w:del w:id="413" w:author="Jeff March" w:date="2019-06-20T10:21:00Z">
        <w:r w:rsidDel="008A3CF3">
          <w:delText>I</w:delText>
        </w:r>
      </w:del>
      <w:ins w:id="414" w:author="Jeff March" w:date="2019-06-20T10:21:00Z">
        <w:r w:rsidR="008A3CF3">
          <w:t>i</w:t>
        </w:r>
      </w:ins>
      <w:r>
        <w:t xml:space="preserve">nterviewer’s rating of knowledge is used as the measure of </w:t>
      </w:r>
      <w:r>
        <w:rPr>
          <w:i/>
        </w:rPr>
        <w:t>political knowledge</w:t>
      </w:r>
      <w:r>
        <w:t>. While this measure does not directly reflect the factual knowledge of respondents, it has a favorable quality to ensure comparability across surveys over</w:t>
      </w:r>
      <w:del w:id="415" w:author="Jeff March" w:date="2019-06-20T10:22:00Z">
        <w:r w:rsidDel="008A3CF3">
          <w:delText>-</w:delText>
        </w:r>
      </w:del>
      <w:ins w:id="416" w:author="Jeff March" w:date="2019-06-20T10:22:00Z">
        <w:r w:rsidR="008A3CF3">
          <w:t xml:space="preserve"> </w:t>
        </w:r>
      </w:ins>
      <w:r>
        <w:t xml:space="preserve">time. The resultant measure is normalized to the range between 0 and 1, following the procedure that is taken by </w:t>
      </w:r>
      <w:r>
        <w:rPr>
          <w:color w:val="0000FF"/>
        </w:rPr>
        <w:t xml:space="preserve">Bartels </w:t>
      </w:r>
      <w:r>
        <w:t>(</w:t>
      </w:r>
      <w:r>
        <w:rPr>
          <w:color w:val="0000FF"/>
        </w:rPr>
        <w:t>1996</w:t>
      </w:r>
      <w:r>
        <w:t>). The robustness check using the knowledge measure based on factual test questions yields similar results (see Online Appendix).</w:t>
      </w:r>
    </w:p>
    <w:p w14:paraId="3A3CF177" w14:textId="77777777" w:rsidR="00C37057" w:rsidRDefault="00A26233" w:rsidP="00641954">
      <w:pPr>
        <w:pStyle w:val="Bodytext"/>
      </w:pPr>
      <w:r>
        <w:t xml:space="preserve">The measures of </w:t>
      </w:r>
      <w:r>
        <w:rPr>
          <w:i/>
        </w:rPr>
        <w:t xml:space="preserve">national partisan environment </w:t>
      </w:r>
      <w:r>
        <w:t xml:space="preserve">are constructed in a </w:t>
      </w:r>
      <w:del w:id="417" w:author="Jeff March" w:date="2019-06-20T10:24:00Z">
        <w:r w:rsidDel="00386187">
          <w:delText xml:space="preserve">similar </w:delText>
        </w:r>
      </w:del>
      <w:r>
        <w:t xml:space="preserve">way </w:t>
      </w:r>
      <w:ins w:id="418" w:author="Jeff March" w:date="2019-06-20T10:24:00Z">
        <w:r w:rsidR="00386187">
          <w:t xml:space="preserve">similar </w:t>
        </w:r>
      </w:ins>
      <w:del w:id="419" w:author="Jeff March" w:date="2019-06-20T10:24:00Z">
        <w:r w:rsidDel="00386187">
          <w:delText xml:space="preserve">as </w:delText>
        </w:r>
      </w:del>
      <w:ins w:id="420" w:author="Jeff March" w:date="2019-06-20T10:24:00Z">
        <w:r w:rsidR="00386187">
          <w:t>to those</w:t>
        </w:r>
      </w:ins>
      <w:ins w:id="421" w:author="Jeff March" w:date="2019-06-20T10:23:00Z">
        <w:r w:rsidR="00386187">
          <w:t xml:space="preserve"> for </w:t>
        </w:r>
      </w:ins>
      <w:r>
        <w:t xml:space="preserve">the local partisan environment. Specifically, the national PVI uses the following formula for each election cycle </w:t>
      </w:r>
      <w:r>
        <w:rPr>
          <w:rFonts w:ascii="Cambria" w:eastAsia="Cambria" w:hAnsi="Cambria" w:cs="Cambria"/>
          <w:i/>
        </w:rPr>
        <w:t>t</w:t>
      </w:r>
      <w:r>
        <w:t>:</w:t>
      </w:r>
    </w:p>
    <w:p w14:paraId="4F08254A" w14:textId="77777777" w:rsidR="00C37057" w:rsidRDefault="00A26233">
      <w:pPr>
        <w:spacing w:after="413" w:line="265" w:lineRule="auto"/>
        <w:ind w:left="1845" w:right="2200"/>
        <w:jc w:val="center"/>
      </w:pPr>
      <w:r>
        <w:rPr>
          <w:i/>
        </w:rPr>
        <w:t>[National PVI]</w:t>
      </w:r>
      <w:r>
        <w:rPr>
          <w:rFonts w:ascii="Cambria" w:eastAsia="Cambria" w:hAnsi="Cambria" w:cs="Cambria"/>
          <w:i/>
          <w:vertAlign w:val="subscript"/>
        </w:rPr>
        <w:t xml:space="preserve">t </w:t>
      </w:r>
      <w:r>
        <w:rPr>
          <w:rFonts w:ascii="Cambria" w:eastAsia="Cambria" w:hAnsi="Cambria" w:cs="Cambria"/>
        </w:rPr>
        <w:t>= {</w:t>
      </w:r>
      <w:r>
        <w:rPr>
          <w:i/>
        </w:rPr>
        <w:t>[National Republican Share]</w:t>
      </w:r>
      <w:r>
        <w:rPr>
          <w:rFonts w:ascii="Cambria" w:eastAsia="Cambria" w:hAnsi="Cambria" w:cs="Cambria"/>
          <w:i/>
          <w:vertAlign w:val="subscript"/>
        </w:rPr>
        <w:t>t</w:t>
      </w:r>
      <w:r>
        <w:rPr>
          <w:rFonts w:ascii="Cambria" w:eastAsia="Cambria" w:hAnsi="Cambria" w:cs="Cambria"/>
          <w:sz w:val="16"/>
        </w:rPr>
        <w:t>−1</w:t>
      </w:r>
      <w:r>
        <w:rPr>
          <w:rFonts w:ascii="Cambria" w:eastAsia="Cambria" w:hAnsi="Cambria" w:cs="Cambria"/>
        </w:rPr>
        <w:t>+</w:t>
      </w:r>
    </w:p>
    <w:p w14:paraId="068B7788" w14:textId="77777777" w:rsidR="00C37057" w:rsidRDefault="00A26233">
      <w:pPr>
        <w:spacing w:after="710" w:line="265" w:lineRule="auto"/>
        <w:ind w:left="1845" w:right="0"/>
        <w:jc w:val="center"/>
      </w:pPr>
      <w:r>
        <w:rPr>
          <w:i/>
        </w:rPr>
        <w:t>[National Republican Share]</w:t>
      </w:r>
      <w:r>
        <w:rPr>
          <w:rFonts w:ascii="Cambria" w:eastAsia="Cambria" w:hAnsi="Cambria" w:cs="Cambria"/>
          <w:i/>
          <w:vertAlign w:val="subscript"/>
        </w:rPr>
        <w:t>t</w:t>
      </w:r>
      <w:r>
        <w:rPr>
          <w:rFonts w:ascii="Cambria" w:eastAsia="Cambria" w:hAnsi="Cambria" w:cs="Cambria"/>
          <w:vertAlign w:val="subscript"/>
        </w:rPr>
        <w:t>−</w:t>
      </w:r>
      <w:r>
        <w:rPr>
          <w:rFonts w:ascii="Cambria" w:eastAsia="Cambria" w:hAnsi="Cambria" w:cs="Cambria"/>
          <w:sz w:val="16"/>
        </w:rPr>
        <w:t>2</w:t>
      </w:r>
      <w:r>
        <w:rPr>
          <w:rFonts w:ascii="Cambria" w:eastAsia="Cambria" w:hAnsi="Cambria" w:cs="Cambria"/>
        </w:rPr>
        <w:t>}</w:t>
      </w:r>
      <w:r>
        <w:rPr>
          <w:rFonts w:ascii="Cambria" w:eastAsia="Cambria" w:hAnsi="Cambria" w:cs="Cambria"/>
          <w:i/>
        </w:rPr>
        <w:t>/</w:t>
      </w:r>
      <w:r>
        <w:rPr>
          <w:rFonts w:ascii="Cambria" w:eastAsia="Cambria" w:hAnsi="Cambria" w:cs="Cambria"/>
        </w:rPr>
        <w:t>2</w:t>
      </w:r>
    </w:p>
    <w:p w14:paraId="2F75423F" w14:textId="77777777" w:rsidR="00C37057" w:rsidRDefault="00A26233" w:rsidP="00641954">
      <w:pPr>
        <w:pStyle w:val="Bodytext"/>
      </w:pPr>
      <w:r>
        <w:rPr>
          <w:i/>
        </w:rPr>
        <w:t xml:space="preserve">National PVI </w:t>
      </w:r>
      <w:r>
        <w:t xml:space="preserve">represents the national advantage of Republican party vote share over </w:t>
      </w:r>
      <w:ins w:id="422" w:author="Jeff March" w:date="2019-06-20T10:24:00Z">
        <w:r w:rsidR="00386187">
          <w:t xml:space="preserve">the </w:t>
        </w:r>
      </w:ins>
      <w:r>
        <w:t>Democratic party. The measure averages two previous elections to adjust for any short-term noise</w:t>
      </w:r>
      <w:ins w:id="423" w:author="Jeff March" w:date="2019-06-20T10:25:00Z">
        <w:r w:rsidR="00386187">
          <w:t xml:space="preserve"> </w:t>
        </w:r>
      </w:ins>
      <w:r w:rsidR="00386187">
        <w:t xml:space="preserve">imposed during </w:t>
      </w:r>
      <w:ins w:id="424" w:author="Jeff March" w:date="2019-06-20T10:25:00Z">
        <w:r w:rsidR="00386187">
          <w:t xml:space="preserve">a </w:t>
        </w:r>
      </w:ins>
      <w:r w:rsidR="00386187">
        <w:t>single election cycle.</w:t>
      </w:r>
    </w:p>
    <w:p w14:paraId="407B3A50" w14:textId="77777777" w:rsidR="00AC2629" w:rsidRDefault="00AC2629" w:rsidP="00AC2629">
      <w:pPr>
        <w:spacing w:after="179"/>
        <w:ind w:left="0" w:right="179" w:firstLine="0"/>
        <w:rPr>
          <w:del w:id="425" w:author="Jeff March" w:date="2019-06-20T10:25:00Z"/>
        </w:rPr>
        <w:pPrChange w:id="426" w:author="Jeff March" w:date="2019-06-20T10:24:00Z">
          <w:pPr>
            <w:spacing w:after="179"/>
            <w:ind w:left="-5" w:right="179"/>
          </w:pPr>
        </w:pPrChange>
      </w:pPr>
    </w:p>
    <w:p w14:paraId="5278D738" w14:textId="331B74D9" w:rsidR="00C37057" w:rsidRDefault="00A26233" w:rsidP="00641954">
      <w:pPr>
        <w:pStyle w:val="Bodytext"/>
      </w:pPr>
      <w:r>
        <w:t xml:space="preserve">In addition, </w:t>
      </w:r>
      <w:r>
        <w:rPr>
          <w:i/>
        </w:rPr>
        <w:t xml:space="preserve">individual preference </w:t>
      </w:r>
      <w:r>
        <w:t xml:space="preserve">predictors (i.e., relative ideological advantage </w:t>
      </w:r>
      <w:ins w:id="427" w:author="Marti Childs" w:date="2019-06-21T11:09:00Z">
        <w:r w:rsidR="000A769C">
          <w:t xml:space="preserve">is </w:t>
        </w:r>
      </w:ins>
      <w:r>
        <w:t xml:space="preserve">based on squared distance from candidates, partisanship, and the retrospective economic evaluation) and </w:t>
      </w:r>
      <w:r>
        <w:rPr>
          <w:i/>
        </w:rPr>
        <w:t xml:space="preserve">demographic </w:t>
      </w:r>
      <w:r>
        <w:t>controls (i.e., gender, age, race, income, education, and religion</w:t>
      </w:r>
      <w:del w:id="428" w:author="Marti Childs" w:date="2019-06-21T11:09:00Z">
        <w:r w:rsidDel="000A769C">
          <w:delText>s</w:delText>
        </w:r>
      </w:del>
      <w:r>
        <w:t xml:space="preserve">) are collected from each survey. All variables are scaled </w:t>
      </w:r>
      <w:del w:id="429" w:author="Jeff March" w:date="2019-06-20T10:27:00Z">
        <w:r w:rsidDel="00386187">
          <w:delText xml:space="preserve">in the </w:delText>
        </w:r>
      </w:del>
      <w:r>
        <w:t>identical</w:t>
      </w:r>
      <w:ins w:id="430" w:author="Jeff March" w:date="2019-06-20T10:27:00Z">
        <w:r w:rsidR="00386187">
          <w:t>ly</w:t>
        </w:r>
      </w:ins>
      <w:r>
        <w:t xml:space="preserve"> </w:t>
      </w:r>
      <w:del w:id="431" w:author="Jeff March" w:date="2019-06-20T10:27:00Z">
        <w:r w:rsidDel="00386187">
          <w:delText xml:space="preserve">way as </w:delText>
        </w:r>
      </w:del>
      <w:ins w:id="432" w:author="Jeff March" w:date="2019-06-20T10:27:00Z">
        <w:r w:rsidR="00386187">
          <w:t xml:space="preserve">to the method used </w:t>
        </w:r>
      </w:ins>
      <w:r>
        <w:t xml:space="preserve">in </w:t>
      </w:r>
      <w:commentRangeStart w:id="433"/>
      <w:del w:id="434" w:author="Jeff March" w:date="2019-06-20T11:29:00Z">
        <w:r w:rsidDel="00F93299">
          <w:delText>s</w:delText>
        </w:r>
      </w:del>
      <w:ins w:id="435" w:author="Jeff March" w:date="2019-06-20T11:29:00Z">
        <w:r w:rsidR="00F93299">
          <w:t>S</w:t>
        </w:r>
      </w:ins>
      <w:r>
        <w:t>tudy 1.</w:t>
      </w:r>
      <w:commentRangeEnd w:id="433"/>
      <w:r w:rsidR="00F93299">
        <w:rPr>
          <w:rStyle w:val="CommentReference"/>
          <w:vanish/>
        </w:rPr>
        <w:commentReference w:id="433"/>
      </w:r>
    </w:p>
    <w:p w14:paraId="00E5561D" w14:textId="77777777" w:rsidR="00C37057" w:rsidRDefault="00A26233">
      <w:pPr>
        <w:pStyle w:val="Heading2"/>
        <w:ind w:left="-5"/>
      </w:pPr>
      <w:r>
        <w:t>Model</w:t>
      </w:r>
    </w:p>
    <w:p w14:paraId="7925570C" w14:textId="300D1E55" w:rsidR="00C37057" w:rsidRDefault="00A26233" w:rsidP="00386187">
      <w:pPr>
        <w:pStyle w:val="Bodytextnoindent"/>
      </w:pPr>
      <w:r>
        <w:t>In conducting the analysis, pooling all election years into one dataset over-complicates the model</w:t>
      </w:r>
      <w:ins w:id="436" w:author="Marti Childs" w:date="2019-06-21T11:11:00Z">
        <w:r w:rsidR="003329BE">
          <w:t>,</w:t>
        </w:r>
      </w:ins>
      <w:r>
        <w:t xml:space="preserve"> because the distribution and the predictive power of voter characteristics may differ across elections. To cope with this heterogeneity, I follow </w:t>
      </w:r>
      <w:del w:id="437" w:author="Jeff March" w:date="2019-06-20T10:29:00Z">
        <w:r w:rsidDel="00C06ED0">
          <w:delText xml:space="preserve">the </w:delText>
        </w:r>
      </w:del>
      <w:ins w:id="438" w:author="Jeff March" w:date="2019-06-20T10:29:00Z">
        <w:r w:rsidR="00C06ED0">
          <w:t xml:space="preserve">a </w:t>
        </w:r>
      </w:ins>
      <w:r>
        <w:t xml:space="preserve">three-step procedure. First, the model of vote choice is constructed and estimated for each election year. As in Study 1 and </w:t>
      </w:r>
      <w:r>
        <w:rPr>
          <w:color w:val="0000FF"/>
        </w:rPr>
        <w:t xml:space="preserve">Bartels </w:t>
      </w:r>
      <w:r>
        <w:t>(</w:t>
      </w:r>
      <w:r>
        <w:rPr>
          <w:color w:val="0000FF"/>
        </w:rPr>
        <w:t>1996</w:t>
      </w:r>
      <w:r>
        <w:t>), each model includes the complete set of interaction</w:t>
      </w:r>
      <w:ins w:id="439" w:author="Jeff March" w:date="2019-06-20T10:33:00Z">
        <w:r w:rsidR="004D2254">
          <w:t>s</w:t>
        </w:r>
      </w:ins>
      <w:r>
        <w:t xml:space="preserve"> between individual preference</w:t>
      </w:r>
      <w:ins w:id="440" w:author="Marti Childs" w:date="2019-06-21T11:13:00Z">
        <w:r w:rsidR="003329BE">
          <w:t>,</w:t>
        </w:r>
      </w:ins>
      <w:r>
        <w:t xml:space="preserve"> </w:t>
      </w:r>
      <w:del w:id="441" w:author="Marti Childs" w:date="2019-06-21T11:13:00Z">
        <w:r w:rsidDel="003329BE">
          <w:delText xml:space="preserve">and </w:delText>
        </w:r>
      </w:del>
      <w:r>
        <w:t>demographic predictors and political knowledge</w:t>
      </w:r>
      <w:ins w:id="442" w:author="Marti Childs" w:date="2019-06-21T11:13:00Z">
        <w:r w:rsidR="003329BE">
          <w:t>,</w:t>
        </w:r>
      </w:ins>
      <w:r>
        <w:t xml:space="preserve"> and </w:t>
      </w:r>
      <w:ins w:id="443" w:author="Marti Childs" w:date="2019-06-21T11:13:00Z">
        <w:r w:rsidR="003329BE">
          <w:t xml:space="preserve">is </w:t>
        </w:r>
      </w:ins>
      <w:r>
        <w:t>estimated by the logistic regression with population weights provided for each survey.</w:t>
      </w:r>
    </w:p>
    <w:p w14:paraId="28895043" w14:textId="77777777" w:rsidR="00C37057" w:rsidDel="00677E54" w:rsidRDefault="00A26233" w:rsidP="00386187">
      <w:pPr>
        <w:pStyle w:val="Bodytext"/>
        <w:rPr>
          <w:del w:id="444" w:author="Jeff March" w:date="2019-06-20T10:37:00Z"/>
        </w:rPr>
      </w:pPr>
      <w:r>
        <w:t>In the second step, following the procedure in Study 1, I simulate</w:t>
      </w:r>
      <w:ins w:id="445" w:author="Jeff March" w:date="2019-06-20T10:36:00Z">
        <w:r w:rsidR="00677E54">
          <w:t>d</w:t>
        </w:r>
      </w:ins>
      <w:r>
        <w:t xml:space="preserve"> the weighted average of predicted probability of </w:t>
      </w:r>
      <w:ins w:id="446" w:author="Jeff March" w:date="2019-06-20T10:36:00Z">
        <w:r w:rsidR="00677E54">
          <w:t xml:space="preserve">the </w:t>
        </w:r>
      </w:ins>
      <w:r>
        <w:t xml:space="preserve">Republican vote for fully informed (political knowledge </w:t>
      </w:r>
      <w:r>
        <w:rPr>
          <w:rFonts w:ascii="Cambria" w:eastAsia="Cambria" w:hAnsi="Cambria" w:cs="Cambria"/>
        </w:rPr>
        <w:t>= 1</w:t>
      </w:r>
      <w:r>
        <w:t xml:space="preserve">) and uninformed voters (political knowledge </w:t>
      </w:r>
      <w:r>
        <w:rPr>
          <w:rFonts w:ascii="Cambria" w:eastAsia="Cambria" w:hAnsi="Cambria" w:cs="Cambria"/>
        </w:rPr>
        <w:t>= 0</w:t>
      </w:r>
      <w:r>
        <w:t xml:space="preserve">). To control for the change in voter characteristics across years, the prediction is made by fixing the voter profiles to the specific election year. By fixing the voter profile, the simulation </w:t>
      </w:r>
      <w:commentRangeStart w:id="447"/>
      <w:r>
        <w:t xml:space="preserve">gives the </w:t>
      </w:r>
      <w:commentRangeEnd w:id="447"/>
      <w:r w:rsidR="00677E54">
        <w:rPr>
          <w:rStyle w:val="CommentReference"/>
          <w:vanish/>
        </w:rPr>
        <w:commentReference w:id="447"/>
      </w:r>
      <w:r>
        <w:t>prediction of how informed and uninformed voters would have voted in each election if the distribution of individual preferences</w:t>
      </w:r>
      <w:ins w:id="448" w:author="Jeff March" w:date="2019-06-20T10:37:00Z">
        <w:r w:rsidR="00677E54">
          <w:t xml:space="preserve"> </w:t>
        </w:r>
      </w:ins>
    </w:p>
    <w:p w14:paraId="36D8E4BF" w14:textId="77777777" w:rsidR="00AC2629" w:rsidRDefault="00A26233" w:rsidP="00AC2629">
      <w:pPr>
        <w:pStyle w:val="Bodytext"/>
        <w:pPrChange w:id="449" w:author="Jeff March" w:date="2019-06-20T10:37:00Z">
          <w:pPr>
            <w:spacing w:after="0" w:line="480" w:lineRule="auto"/>
            <w:ind w:left="-5" w:right="173"/>
            <w:jc w:val="left"/>
          </w:pPr>
        </w:pPrChange>
      </w:pPr>
      <w:r>
        <w:t xml:space="preserve">and demographic characteristics </w:t>
      </w:r>
      <w:commentRangeStart w:id="450"/>
      <w:r>
        <w:t>stay</w:t>
      </w:r>
      <w:ins w:id="451" w:author="Jeff March" w:date="2019-06-20T10:37:00Z">
        <w:r w:rsidR="00677E54">
          <w:t>s</w:t>
        </w:r>
      </w:ins>
      <w:r>
        <w:t xml:space="preserve"> </w:t>
      </w:r>
      <w:commentRangeEnd w:id="450"/>
      <w:r w:rsidR="00677E54">
        <w:rPr>
          <w:rStyle w:val="CommentReference"/>
          <w:vanish/>
        </w:rPr>
        <w:commentReference w:id="450"/>
      </w:r>
      <w:r>
        <w:t>constant.</w:t>
      </w:r>
    </w:p>
    <w:p w14:paraId="39CC3506" w14:textId="77777777" w:rsidR="00C37057" w:rsidRDefault="00A26233" w:rsidP="00386187">
      <w:pPr>
        <w:pStyle w:val="Bodytext"/>
      </w:pPr>
      <w:r>
        <w:t xml:space="preserve">Lastly, simulated Republican vote probabilities are regressed on the national partisan environment using </w:t>
      </w:r>
      <w:ins w:id="452" w:author="Jeff March" w:date="2019-06-20T10:38:00Z">
        <w:r w:rsidR="00677E54">
          <w:t xml:space="preserve">the </w:t>
        </w:r>
      </w:ins>
      <w:r>
        <w:t>Estimated Dependent Variable (EDV) model (</w:t>
      </w:r>
      <w:r>
        <w:rPr>
          <w:color w:val="0000FF"/>
        </w:rPr>
        <w:t>Lewis and Linzer 2005</w:t>
      </w:r>
      <w:del w:id="453" w:author="Jeff March" w:date="2019-06-20T10:39:00Z">
        <w:r w:rsidDel="00677E54">
          <w:delText>,</w:delText>
        </w:r>
      </w:del>
      <w:ins w:id="454" w:author="Jeff March" w:date="2019-06-20T10:39:00Z">
        <w:r w:rsidR="00677E54">
          <w:t>;</w:t>
        </w:r>
      </w:ins>
      <w:r>
        <w:t xml:space="preserve"> </w:t>
      </w:r>
      <w:r>
        <w:rPr>
          <w:color w:val="0000FF"/>
        </w:rPr>
        <w:t>Kasara and Suryanarayan 2015</w:t>
      </w:r>
      <w:r>
        <w:t xml:space="preserve">). </w:t>
      </w:r>
      <w:ins w:id="455" w:author="Jeff March" w:date="2019-06-20T10:39:00Z">
        <w:r w:rsidR="00A92B4C">
          <w:t xml:space="preserve">The </w:t>
        </w:r>
      </w:ins>
      <w:r>
        <w:t xml:space="preserve">EDV model incorporates measurement uncertainty in the dependent variable, </w:t>
      </w:r>
      <w:ins w:id="456" w:author="Jeff March" w:date="2019-06-20T10:40:00Z">
        <w:r w:rsidR="00A92B4C">
          <w:t xml:space="preserve">in </w:t>
        </w:r>
      </w:ins>
      <w:r>
        <w:t>the current case the vote probability estimate, in running OLS regression. This procedure allows both flexible modeling of vote choice in each election and controlling of the change in distributions of voter preferences and characteristics over the years.</w:t>
      </w:r>
    </w:p>
    <w:p w14:paraId="6A1B0583" w14:textId="77777777" w:rsidR="00C37057" w:rsidRDefault="00A26233">
      <w:pPr>
        <w:pStyle w:val="Heading2"/>
        <w:ind w:left="-5"/>
      </w:pPr>
      <w:r>
        <w:t>Results</w:t>
      </w:r>
    </w:p>
    <w:p w14:paraId="29AF66BB" w14:textId="307B0AD3" w:rsidR="00C37057" w:rsidDel="0062229A" w:rsidRDefault="00A26233" w:rsidP="00386187">
      <w:pPr>
        <w:pStyle w:val="Bodytextnoindent"/>
        <w:rPr>
          <w:del w:id="457" w:author="Jeff March" w:date="2019-06-20T10:42:00Z"/>
        </w:rPr>
      </w:pPr>
      <w:r>
        <w:rPr>
          <w:color w:val="FF0000"/>
        </w:rPr>
        <w:t xml:space="preserve">Figure 3 </w:t>
      </w:r>
      <w:r>
        <w:t>shows the conditional coefficients of individual preferences extracted from the vote choice models estimated in each election year. The results are consistent with the findings from Study 1, supporting H1 except for partisanship. The left panel indicates that the coefficient of ideological alignment is larger for informed voters than for uninformed voters in 11 out of 12 elections</w:t>
      </w:r>
      <w:ins w:id="458" w:author="Marti Childs" w:date="2019-06-21T12:59:00Z">
        <w:r w:rsidR="00894EDD">
          <w:t>,</w:t>
        </w:r>
      </w:ins>
      <w:r>
        <w:t xml:space="preserve"> except for </w:t>
      </w:r>
      <w:ins w:id="459" w:author="Jeff March" w:date="2019-06-20T10:41:00Z">
        <w:r w:rsidR="0062229A">
          <w:t xml:space="preserve">the year </w:t>
        </w:r>
      </w:ins>
      <w:r>
        <w:t>2000. Similarly, the coefficient of retrospective economic evaluation (th</w:t>
      </w:r>
      <w:ins w:id="460" w:author="Jeff March" w:date="2019-06-20T10:41:00Z">
        <w:r w:rsidR="0062229A">
          <w:t>e</w:t>
        </w:r>
      </w:ins>
      <w:r>
        <w:t xml:space="preserve"> right panel) is larger for informed voters than for uninformed voters in 10 out of 12 elections</w:t>
      </w:r>
      <w:ins w:id="461" w:author="Marti Childs" w:date="2019-06-21T13:00:00Z">
        <w:r w:rsidR="00894EDD">
          <w:t>,</w:t>
        </w:r>
      </w:ins>
      <w:r>
        <w:t xml:space="preserve"> except for 1980 and 1996. On the other hand, the results on partisanship variable</w:t>
      </w:r>
      <w:ins w:id="462" w:author="Jeff March" w:date="2019-06-20T10:42:00Z">
        <w:r w:rsidR="0062229A">
          <w:t>s</w:t>
        </w:r>
      </w:ins>
      <w:r>
        <w:t xml:space="preserve"> (the central panel) are mixed. Informed voters have larger coefficients in only seven</w:t>
      </w:r>
      <w:ins w:id="463" w:author="Jeff March" w:date="2019-06-20T10:42:00Z">
        <w:r w:rsidR="0062229A">
          <w:t xml:space="preserve"> </w:t>
        </w:r>
      </w:ins>
    </w:p>
    <w:p w14:paraId="4904DC3D" w14:textId="77777777" w:rsidR="00C37057" w:rsidRDefault="00A26233" w:rsidP="00386187">
      <w:pPr>
        <w:pStyle w:val="Bodytextnoindent"/>
      </w:pPr>
      <w:r>
        <w:t xml:space="preserve">elections, and uninformed voters have larger coefficients in </w:t>
      </w:r>
      <w:del w:id="464" w:author="Jeff March" w:date="2019-06-20T10:42:00Z">
        <w:r w:rsidDel="0062229A">
          <w:delText xml:space="preserve">other </w:delText>
        </w:r>
      </w:del>
      <w:r>
        <w:t xml:space="preserve">five </w:t>
      </w:r>
      <w:ins w:id="465" w:author="Jeff March" w:date="2019-06-20T10:42:00Z">
        <w:r w:rsidR="0062229A">
          <w:t xml:space="preserve">other </w:t>
        </w:r>
      </w:ins>
      <w:r>
        <w:t>elections.</w:t>
      </w:r>
    </w:p>
    <w:p w14:paraId="5A81F4DD" w14:textId="77777777" w:rsidR="00271E70" w:rsidDel="0062229A" w:rsidRDefault="00A26233" w:rsidP="00386187">
      <w:pPr>
        <w:pStyle w:val="Bodytext"/>
        <w:rPr>
          <w:del w:id="466" w:author="Jeff March" w:date="2019-06-20T10:43:00Z"/>
        </w:rPr>
      </w:pPr>
      <w:r>
        <w:t xml:space="preserve">Following the described modeling procedure, </w:t>
      </w:r>
      <w:r>
        <w:rPr>
          <w:color w:val="FF0000"/>
        </w:rPr>
        <w:t xml:space="preserve">Figure 4 </w:t>
      </w:r>
      <w:r>
        <w:t xml:space="preserve">presents the average predicted probabilities of </w:t>
      </w:r>
      <w:ins w:id="467" w:author="Jeff March" w:date="2019-06-20T10:42:00Z">
        <w:r w:rsidR="0062229A">
          <w:t xml:space="preserve">the </w:t>
        </w:r>
      </w:ins>
      <w:r>
        <w:t xml:space="preserve">Republican vote for fully informed (political knowledge </w:t>
      </w:r>
      <w:r>
        <w:rPr>
          <w:rFonts w:ascii="Cambria" w:eastAsia="Cambria" w:hAnsi="Cambria" w:cs="Cambria"/>
        </w:rPr>
        <w:t>= 1</w:t>
      </w:r>
      <w:r>
        <w:t xml:space="preserve">) and uninformed </w:t>
      </w:r>
      <w:r w:rsidR="00271E70">
        <w:t xml:space="preserve">(political knowledge </w:t>
      </w:r>
      <w:r w:rsidR="00271E70">
        <w:rPr>
          <w:rFonts w:ascii="Cambria" w:eastAsia="Cambria" w:hAnsi="Cambria" w:cs="Cambria"/>
        </w:rPr>
        <w:t>= 0</w:t>
      </w:r>
      <w:r w:rsidR="00271E70">
        <w:t xml:space="preserve">) </w:t>
      </w:r>
      <w:ins w:id="468" w:author="Jeff March" w:date="2019-06-20T10:42:00Z">
        <w:r w:rsidR="0062229A">
          <w:t xml:space="preserve">voters </w:t>
        </w:r>
      </w:ins>
      <w:r w:rsidR="00271E70">
        <w:t>in each election year</w:t>
      </w:r>
      <w:ins w:id="469" w:author="Jeff March" w:date="2019-06-20T10:43:00Z">
        <w:r w:rsidR="0062229A">
          <w:t>,</w:t>
        </w:r>
      </w:ins>
      <w:r w:rsidR="00271E70">
        <w:t xml:space="preserve"> based on </w:t>
      </w:r>
      <w:ins w:id="470" w:author="Jeff March" w:date="2019-06-20T10:43:00Z">
        <w:r w:rsidR="0062229A">
          <w:t xml:space="preserve">the </w:t>
        </w:r>
      </w:ins>
      <w:r w:rsidR="00271E70">
        <w:t>1992 voter profile. The voter profile</w:t>
      </w:r>
      <w:ins w:id="471" w:author="Jeff March" w:date="2019-06-20T10:43:00Z">
        <w:r w:rsidR="0062229A">
          <w:t xml:space="preserve"> </w:t>
        </w:r>
      </w:ins>
    </w:p>
    <w:p w14:paraId="469BA0EB" w14:textId="77777777" w:rsidR="00B53E6A" w:rsidRDefault="00271E70" w:rsidP="00386187">
      <w:pPr>
        <w:pStyle w:val="Bodytext"/>
      </w:pPr>
      <w:r>
        <w:t>from any given year yields similar results (see Online Appendix).</w:t>
      </w:r>
    </w:p>
    <w:p w14:paraId="5B794105" w14:textId="77777777" w:rsidR="00B53E6A" w:rsidRDefault="00B53E6A" w:rsidP="00B53E6A">
      <w:pPr>
        <w:spacing w:line="419" w:lineRule="auto"/>
        <w:ind w:left="-15" w:right="179" w:firstLine="0"/>
      </w:pPr>
    </w:p>
    <w:p w14:paraId="55C03B00" w14:textId="77777777" w:rsidR="00C37057" w:rsidRDefault="00A26233" w:rsidP="00386187">
      <w:pPr>
        <w:pStyle w:val="Figurecaption"/>
      </w:pPr>
      <w:r>
        <w:t>Figure 3:</w:t>
      </w:r>
      <w:del w:id="472" w:author="Jeff March" w:date="2019-06-20T10:43:00Z">
        <w:r w:rsidDel="0062229A">
          <w:delText xml:space="preserve"> </w:delText>
        </w:r>
      </w:del>
      <w:ins w:id="473" w:author="Jeff March" w:date="2019-06-20T10:43:00Z">
        <w:r w:rsidR="0062229A">
          <w:tab/>
        </w:r>
      </w:ins>
      <w:r>
        <w:t xml:space="preserve">The </w:t>
      </w:r>
      <w:del w:id="474" w:author="Jeff March" w:date="2019-06-20T10:43:00Z">
        <w:r w:rsidDel="0062229A">
          <w:delText>I</w:delText>
        </w:r>
      </w:del>
      <w:ins w:id="475" w:author="Jeff March" w:date="2019-06-20T10:43:00Z">
        <w:r w:rsidR="0062229A">
          <w:t>i</w:t>
        </w:r>
      </w:ins>
      <w:r>
        <w:t xml:space="preserve">mpact of </w:t>
      </w:r>
      <w:del w:id="476" w:author="Jeff March" w:date="2019-06-20T10:43:00Z">
        <w:r w:rsidDel="0062229A">
          <w:delText>I</w:delText>
        </w:r>
      </w:del>
      <w:ins w:id="477" w:author="Jeff March" w:date="2019-06-20T10:43:00Z">
        <w:r w:rsidR="0062229A">
          <w:t>i</w:t>
        </w:r>
      </w:ins>
      <w:r>
        <w:t xml:space="preserve">ndividual </w:t>
      </w:r>
      <w:del w:id="478" w:author="Jeff March" w:date="2019-06-20T10:43:00Z">
        <w:r w:rsidDel="0062229A">
          <w:delText>P</w:delText>
        </w:r>
      </w:del>
      <w:ins w:id="479" w:author="Jeff March" w:date="2019-06-20T10:43:00Z">
        <w:r w:rsidR="0062229A">
          <w:t>p</w:t>
        </w:r>
      </w:ins>
      <w:r>
        <w:t xml:space="preserve">references on </w:t>
      </w:r>
      <w:del w:id="480" w:author="Jeff March" w:date="2019-06-20T10:43:00Z">
        <w:r w:rsidDel="0062229A">
          <w:delText>P</w:delText>
        </w:r>
      </w:del>
      <w:ins w:id="481" w:author="Jeff March" w:date="2019-06-20T10:43:00Z">
        <w:r w:rsidR="0062229A">
          <w:t>p</w:t>
        </w:r>
      </w:ins>
      <w:r>
        <w:t xml:space="preserve">residential </w:t>
      </w:r>
      <w:del w:id="482" w:author="Jeff March" w:date="2019-06-20T10:43:00Z">
        <w:r w:rsidDel="0062229A">
          <w:delText>V</w:delText>
        </w:r>
      </w:del>
      <w:ins w:id="483" w:author="Jeff March" w:date="2019-06-20T10:43:00Z">
        <w:r w:rsidR="0062229A">
          <w:t>v</w:t>
        </w:r>
      </w:ins>
      <w:r>
        <w:t xml:space="preserve">ote </w:t>
      </w:r>
      <w:del w:id="484" w:author="Jeff March" w:date="2019-06-20T10:43:00Z">
        <w:r w:rsidDel="0062229A">
          <w:delText>C</w:delText>
        </w:r>
      </w:del>
      <w:ins w:id="485" w:author="Jeff March" w:date="2019-06-20T10:43:00Z">
        <w:r w:rsidR="0062229A">
          <w:t>c</w:t>
        </w:r>
      </w:ins>
      <w:r>
        <w:t>hoice in ANES (1972</w:t>
      </w:r>
      <w:del w:id="486" w:author="Jeff March" w:date="2019-06-20T10:43:00Z">
        <w:r w:rsidDel="0062229A">
          <w:delText>-</w:delText>
        </w:r>
      </w:del>
      <w:ins w:id="487" w:author="Jeff March" w:date="2019-06-20T10:43:00Z">
        <w:r w:rsidR="0062229A">
          <w:t>–</w:t>
        </w:r>
      </w:ins>
      <w:r>
        <w:t>2016)</w:t>
      </w:r>
      <w:ins w:id="488" w:author="Jeff March" w:date="2019-06-20T10:43:00Z">
        <w:r w:rsidR="0062229A">
          <w:t>.</w:t>
        </w:r>
      </w:ins>
    </w:p>
    <w:p w14:paraId="4AA45534" w14:textId="77777777" w:rsidR="00C37057" w:rsidRDefault="00A26233">
      <w:pPr>
        <w:spacing w:after="446" w:line="259" w:lineRule="auto"/>
        <w:ind w:left="0" w:right="0" w:firstLine="0"/>
        <w:jc w:val="left"/>
      </w:pPr>
      <w:r>
        <w:rPr>
          <w:noProof/>
          <w:lang w:eastAsia="en-US"/>
        </w:rPr>
        <w:drawing>
          <wp:inline distT="0" distB="0" distL="0" distR="0" wp14:anchorId="5FE742D7" wp14:editId="45FC1696">
            <wp:extent cx="5943615" cy="4572011"/>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0"/>
                    <a:stretch>
                      <a:fillRect/>
                    </a:stretch>
                  </pic:blipFill>
                  <pic:spPr>
                    <a:xfrm>
                      <a:off x="0" y="0"/>
                      <a:ext cx="5943615" cy="4572011"/>
                    </a:xfrm>
                    <a:prstGeom prst="rect">
                      <a:avLst/>
                    </a:prstGeom>
                  </pic:spPr>
                </pic:pic>
              </a:graphicData>
            </a:graphic>
          </wp:inline>
        </w:drawing>
      </w:r>
    </w:p>
    <w:p w14:paraId="1D657C71" w14:textId="77777777" w:rsidR="00C37057" w:rsidRDefault="00C37057">
      <w:pPr>
        <w:spacing w:after="179"/>
        <w:ind w:left="-5" w:right="179"/>
      </w:pPr>
    </w:p>
    <w:p w14:paraId="5963B8A4" w14:textId="77777777" w:rsidR="00B53E6A" w:rsidRDefault="00A26233" w:rsidP="00A43587">
      <w:pPr>
        <w:pStyle w:val="Bodytext"/>
      </w:pPr>
      <w:r>
        <w:t xml:space="preserve">The left panel of </w:t>
      </w:r>
      <w:r>
        <w:rPr>
          <w:color w:val="FF0000"/>
        </w:rPr>
        <w:t xml:space="preserve">Figure 4 </w:t>
      </w:r>
      <w:r>
        <w:t xml:space="preserve">implies that the national-level pattern of uninformed voting is a function of two factors: </w:t>
      </w:r>
      <w:ins w:id="489" w:author="Jeff March" w:date="2019-06-20T11:02:00Z">
        <w:r w:rsidR="00A43587">
          <w:t xml:space="preserve">the </w:t>
        </w:r>
      </w:ins>
      <w:r>
        <w:t xml:space="preserve">national partisan environment and </w:t>
      </w:r>
      <w:ins w:id="490" w:author="Jeff March" w:date="2019-06-20T11:02:00Z">
        <w:r w:rsidR="00A43587">
          <w:t xml:space="preserve">the </w:t>
        </w:r>
      </w:ins>
      <w:r>
        <w:t xml:space="preserve">incumbent party. Uninformed voters favor </w:t>
      </w:r>
      <w:ins w:id="491" w:author="Jeff March" w:date="2019-06-20T11:02:00Z">
        <w:r w:rsidR="00A43587">
          <w:t xml:space="preserve">the </w:t>
        </w:r>
      </w:ins>
      <w:r>
        <w:t xml:space="preserve">incumbent party but balance against the overly skewed national partisan environment. The left panel shows that after controlling for </w:t>
      </w:r>
      <w:ins w:id="492" w:author="Jeff March" w:date="2019-06-20T11:02:00Z">
        <w:r w:rsidR="00A43587">
          <w:t xml:space="preserve">the </w:t>
        </w:r>
      </w:ins>
      <w:r>
        <w:t>incumbent party, the stronger the partisan skew towards Republican (the higher the score of national PVI)</w:t>
      </w:r>
      <w:ins w:id="493" w:author="Jeff March" w:date="2019-06-20T11:02:00Z">
        <w:r w:rsidR="00A43587">
          <w:t>,</w:t>
        </w:r>
      </w:ins>
      <w:r>
        <w:t xml:space="preserve"> the less likely uninformed voters are to vote for Republican</w:t>
      </w:r>
      <w:ins w:id="494" w:author="Jeff March" w:date="2019-06-20T11:02:00Z">
        <w:r w:rsidR="00A43587">
          <w:t xml:space="preserve"> candidates</w:t>
        </w:r>
      </w:ins>
      <w:r>
        <w:t xml:space="preserve">. The fitted lines with </w:t>
      </w:r>
      <w:ins w:id="495" w:author="Jeff March" w:date="2019-06-20T11:02:00Z">
        <w:r w:rsidR="00A43587">
          <w:t xml:space="preserve">the </w:t>
        </w:r>
      </w:ins>
      <w:r>
        <w:t xml:space="preserve">95% confidence interval from </w:t>
      </w:r>
      <w:ins w:id="496" w:author="Jeff March" w:date="2019-06-20T11:02:00Z">
        <w:r w:rsidR="00A43587">
          <w:t xml:space="preserve">the </w:t>
        </w:r>
      </w:ins>
      <w:r>
        <w:t xml:space="preserve">EDV regression show that two factors produce almost a perfect fit of the variations in average uninformed vote probabilities. The right panel indicates that this pattern does not </w:t>
      </w:r>
      <w:r w:rsidR="00A43587">
        <w:t>exist for informed voters: The average predicted probability of informed votes are mostly unresponsive to the change in incumbent party and the national partisan environment.</w:t>
      </w:r>
    </w:p>
    <w:p w14:paraId="61AF5141" w14:textId="77777777" w:rsidR="00A43587" w:rsidRDefault="00A43587" w:rsidP="00A43587">
      <w:pPr>
        <w:spacing w:after="344" w:line="414" w:lineRule="auto"/>
        <w:ind w:left="-5" w:right="179"/>
      </w:pPr>
    </w:p>
    <w:p w14:paraId="1DCD171D" w14:textId="77777777" w:rsidR="00C37057" w:rsidRDefault="00A26233" w:rsidP="00A43587">
      <w:pPr>
        <w:pStyle w:val="Figurecaption"/>
      </w:pPr>
      <w:r>
        <w:t>Figure 4:</w:t>
      </w:r>
      <w:del w:id="497" w:author="Jeff March" w:date="2019-06-20T11:05:00Z">
        <w:r w:rsidDel="00A43587">
          <w:delText xml:space="preserve"> </w:delText>
        </w:r>
      </w:del>
      <w:ins w:id="498" w:author="Jeff March" w:date="2019-06-20T11:05:00Z">
        <w:r w:rsidR="00A43587">
          <w:tab/>
        </w:r>
      </w:ins>
      <w:r>
        <w:t xml:space="preserve">National </w:t>
      </w:r>
      <w:del w:id="499" w:author="Jeff March" w:date="2019-06-20T11:05:00Z">
        <w:r w:rsidDel="00A43587">
          <w:delText>P</w:delText>
        </w:r>
      </w:del>
      <w:ins w:id="500" w:author="Jeff March" w:date="2019-06-20T11:05:00Z">
        <w:r w:rsidR="00A43587">
          <w:t>p</w:t>
        </w:r>
      </w:ins>
      <w:r>
        <w:t xml:space="preserve">artisan </w:t>
      </w:r>
      <w:del w:id="501" w:author="Jeff March" w:date="2019-06-20T11:05:00Z">
        <w:r w:rsidDel="00A43587">
          <w:delText>E</w:delText>
        </w:r>
      </w:del>
      <w:ins w:id="502" w:author="Jeff March" w:date="2019-06-20T11:05:00Z">
        <w:r w:rsidR="00A43587">
          <w:t>e</w:t>
        </w:r>
      </w:ins>
      <w:r>
        <w:t xml:space="preserve">nvironment and </w:t>
      </w:r>
      <w:del w:id="503" w:author="Jeff March" w:date="2019-06-20T11:05:00Z">
        <w:r w:rsidDel="00A43587">
          <w:delText>P</w:delText>
        </w:r>
      </w:del>
      <w:ins w:id="504" w:author="Jeff March" w:date="2019-06-20T11:05:00Z">
        <w:r w:rsidR="00A43587">
          <w:t>p</w:t>
        </w:r>
      </w:ins>
      <w:r>
        <w:t xml:space="preserve">redicted </w:t>
      </w:r>
      <w:del w:id="505" w:author="Jeff March" w:date="2019-06-20T11:05:00Z">
        <w:r w:rsidDel="00A43587">
          <w:delText>P</w:delText>
        </w:r>
      </w:del>
      <w:ins w:id="506" w:author="Jeff March" w:date="2019-06-20T11:05:00Z">
        <w:r w:rsidR="00A43587">
          <w:t>p</w:t>
        </w:r>
      </w:ins>
      <w:r>
        <w:t xml:space="preserve">residential </w:t>
      </w:r>
      <w:del w:id="507" w:author="Jeff March" w:date="2019-06-20T11:05:00Z">
        <w:r w:rsidDel="00A43587">
          <w:delText>V</w:delText>
        </w:r>
      </w:del>
      <w:ins w:id="508" w:author="Jeff March" w:date="2019-06-20T11:05:00Z">
        <w:r w:rsidR="00A43587">
          <w:t>v</w:t>
        </w:r>
      </w:ins>
      <w:r>
        <w:t xml:space="preserve">ote </w:t>
      </w:r>
      <w:del w:id="509" w:author="Jeff March" w:date="2019-06-20T11:05:00Z">
        <w:r w:rsidDel="00A43587">
          <w:delText>P</w:delText>
        </w:r>
      </w:del>
      <w:ins w:id="510" w:author="Jeff March" w:date="2019-06-20T11:05:00Z">
        <w:r w:rsidR="00A43587">
          <w:t>p</w:t>
        </w:r>
      </w:ins>
      <w:r>
        <w:t>robability in ANES (1972</w:t>
      </w:r>
      <w:del w:id="511" w:author="Jeff March" w:date="2019-06-20T11:05:00Z">
        <w:r w:rsidDel="00A43587">
          <w:delText>-</w:delText>
        </w:r>
      </w:del>
      <w:ins w:id="512" w:author="Jeff March" w:date="2019-06-20T11:05:00Z">
        <w:r w:rsidR="00A43587">
          <w:t>–</w:t>
        </w:r>
      </w:ins>
      <w:r>
        <w:t>2016)</w:t>
      </w:r>
      <w:ins w:id="513" w:author="Jeff March" w:date="2019-06-20T11:05:00Z">
        <w:r w:rsidR="00A43587">
          <w:t>.</w:t>
        </w:r>
      </w:ins>
    </w:p>
    <w:p w14:paraId="5FFC679C" w14:textId="77777777" w:rsidR="00C37057" w:rsidRDefault="00A26233">
      <w:pPr>
        <w:spacing w:after="445" w:line="259" w:lineRule="auto"/>
        <w:ind w:left="0" w:right="0" w:firstLine="0"/>
        <w:jc w:val="left"/>
      </w:pPr>
      <w:r>
        <w:rPr>
          <w:noProof/>
          <w:lang w:eastAsia="en-US"/>
        </w:rPr>
        <w:drawing>
          <wp:inline distT="0" distB="0" distL="0" distR="0" wp14:anchorId="72FB4238" wp14:editId="2C28545B">
            <wp:extent cx="5943615" cy="4572011"/>
            <wp:effectExtent l="0" t="0" r="0" b="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11"/>
                    <a:stretch>
                      <a:fillRect/>
                    </a:stretch>
                  </pic:blipFill>
                  <pic:spPr>
                    <a:xfrm>
                      <a:off x="0" y="0"/>
                      <a:ext cx="5943615" cy="4572011"/>
                    </a:xfrm>
                    <a:prstGeom prst="rect">
                      <a:avLst/>
                    </a:prstGeom>
                  </pic:spPr>
                </pic:pic>
              </a:graphicData>
            </a:graphic>
          </wp:inline>
        </w:drawing>
      </w:r>
    </w:p>
    <w:p w14:paraId="711FAEB9" w14:textId="77777777" w:rsidR="00C37057" w:rsidRDefault="00A26233">
      <w:pPr>
        <w:pStyle w:val="Heading1"/>
        <w:ind w:left="-5"/>
      </w:pPr>
      <w:r>
        <w:t>Study 3: The Consequences of Context-Based Uninformed Voting</w:t>
      </w:r>
    </w:p>
    <w:p w14:paraId="677EF45A" w14:textId="77777777" w:rsidR="00C37057" w:rsidRDefault="00A26233" w:rsidP="00A43587">
      <w:pPr>
        <w:pStyle w:val="Bodytextnoindent"/>
      </w:pPr>
      <w:r>
        <w:t xml:space="preserve">Analysis in previous sections show that uninformed voting is explained by partisan environments but not individual preferences. Also, uninformed voters respond differently to local and national partisan contexts. How </w:t>
      </w:r>
      <w:ins w:id="514" w:author="Jeff March" w:date="2019-06-20T11:06:00Z">
        <w:r w:rsidR="00A43587">
          <w:t xml:space="preserve">do </w:t>
        </w:r>
      </w:ins>
      <w:r>
        <w:t>those patterns of uninformed voting behavior translate into the electoral utility of voters?</w:t>
      </w:r>
      <w:ins w:id="515" w:author="Jeff March" w:date="2019-06-20T11:06:00Z">
        <w:r w:rsidR="00A43587">
          <w:t xml:space="preserve"> </w:t>
        </w:r>
      </w:ins>
      <w:r>
        <w:t xml:space="preserve">Since context-based uninformed voting is a highly complex process of dynamic and interdependent nature, </w:t>
      </w:r>
      <w:del w:id="516" w:author="Jeff March" w:date="2019-06-20T11:06:00Z">
        <w:r w:rsidDel="00A43587">
          <w:delText xml:space="preserve">it is difficult to </w:delText>
        </w:r>
      </w:del>
      <w:r>
        <w:t>construct</w:t>
      </w:r>
      <w:ins w:id="517" w:author="Jeff March" w:date="2019-06-20T11:06:00Z">
        <w:r w:rsidR="00A43587">
          <w:t>ion of</w:t>
        </w:r>
      </w:ins>
      <w:r>
        <w:t xml:space="preserve"> a theoretical model with an analytical solution</w:t>
      </w:r>
      <w:ins w:id="518" w:author="Jeff March" w:date="2019-06-20T11:06:00Z">
        <w:r w:rsidR="00A43587">
          <w:t xml:space="preserve"> is difficult</w:t>
        </w:r>
      </w:ins>
      <w:r>
        <w:t xml:space="preserve">. Therefore, this section </w:t>
      </w:r>
      <w:ins w:id="519" w:author="Jeff March" w:date="2019-06-20T11:07:00Z">
        <w:r w:rsidR="00AC239E">
          <w:t xml:space="preserve">describes </w:t>
        </w:r>
      </w:ins>
      <w:r>
        <w:t>design</w:t>
      </w:r>
      <w:del w:id="520" w:author="Jeff March" w:date="2019-06-20T11:07:00Z">
        <w:r w:rsidDel="00AC239E">
          <w:delText>s</w:delText>
        </w:r>
      </w:del>
      <w:ins w:id="521" w:author="Jeff March" w:date="2019-06-20T11:07:00Z">
        <w:r w:rsidR="00AC239E">
          <w:t xml:space="preserve"> of an</w:t>
        </w:r>
      </w:ins>
      <w:r>
        <w:t xml:space="preserve"> agent-based simulation model to explore the electoral consequences of context-based uninformed voting patterns.</w:t>
      </w:r>
    </w:p>
    <w:p w14:paraId="0C71185C" w14:textId="77777777" w:rsidR="00C37057" w:rsidRDefault="00A26233">
      <w:pPr>
        <w:pStyle w:val="Heading2"/>
        <w:ind w:left="-5"/>
      </w:pPr>
      <w:r>
        <w:t>Model</w:t>
      </w:r>
    </w:p>
    <w:p w14:paraId="69C037F8" w14:textId="77777777" w:rsidR="00C37057" w:rsidDel="00AC239E" w:rsidRDefault="00A26233" w:rsidP="00A43587">
      <w:pPr>
        <w:pStyle w:val="Bodytextnoindent"/>
        <w:rPr>
          <w:del w:id="522" w:author="Jeff March" w:date="2019-06-20T11:08:00Z"/>
        </w:rPr>
      </w:pPr>
      <w:r>
        <w:t xml:space="preserve">Simulated elections occur with </w:t>
      </w:r>
      <w:r>
        <w:rPr>
          <w:rFonts w:ascii="Cambria" w:eastAsia="Cambria" w:hAnsi="Cambria" w:cs="Cambria"/>
        </w:rPr>
        <w:t>2</w:t>
      </w:r>
      <w:ins w:id="523" w:author="Jeff March" w:date="2019-06-20T11:07:00Z">
        <w:r w:rsidR="00AC239E">
          <w:rPr>
            <w:rFonts w:ascii="Cambria" w:eastAsia="Cambria" w:hAnsi="Cambria" w:cs="Cambria"/>
          </w:rPr>
          <w:t>,</w:t>
        </w:r>
      </w:ins>
      <w:r>
        <w:rPr>
          <w:rFonts w:ascii="Cambria" w:eastAsia="Cambria" w:hAnsi="Cambria" w:cs="Cambria"/>
        </w:rPr>
        <w:t xml:space="preserve">300 </w:t>
      </w:r>
      <w:r>
        <w:t xml:space="preserve">voters distributed over </w:t>
      </w:r>
      <w:ins w:id="524" w:author="Jeff March" w:date="2019-06-20T11:07:00Z">
        <w:r w:rsidR="00AC239E">
          <w:t xml:space="preserve">a </w:t>
        </w:r>
      </w:ins>
      <w:r>
        <w:rPr>
          <w:rFonts w:ascii="Cambria" w:eastAsia="Cambria" w:hAnsi="Cambria" w:cs="Cambria"/>
        </w:rPr>
        <w:t xml:space="preserve">54×54 </w:t>
      </w:r>
      <w:r>
        <w:t xml:space="preserve">grid space. Each voter </w:t>
      </w:r>
      <w:r>
        <w:rPr>
          <w:rFonts w:ascii="Cambria" w:eastAsia="Cambria" w:hAnsi="Cambria" w:cs="Cambria"/>
          <w:i/>
        </w:rPr>
        <w:t xml:space="preserve">i </w:t>
      </w:r>
      <w:r>
        <w:t xml:space="preserve">occupies </w:t>
      </w:r>
      <w:ins w:id="525" w:author="Jeff March" w:date="2019-06-20T11:07:00Z">
        <w:r w:rsidR="00AC239E">
          <w:t xml:space="preserve">a </w:t>
        </w:r>
      </w:ins>
      <w:r>
        <w:t xml:space="preserve">single cell in the space and belongs to one of two equal size groups, </w:t>
      </w:r>
      <w:r>
        <w:rPr>
          <w:i/>
        </w:rPr>
        <w:t xml:space="preserve">blue </w:t>
      </w:r>
      <w:r>
        <w:t>(</w:t>
      </w:r>
      <w:r>
        <w:rPr>
          <w:rFonts w:ascii="Cambria" w:eastAsia="Cambria" w:hAnsi="Cambria" w:cs="Cambria"/>
          <w:i/>
        </w:rPr>
        <w:t xml:space="preserve">g </w:t>
      </w:r>
      <w:r>
        <w:rPr>
          <w:rFonts w:ascii="Cambria" w:eastAsia="Cambria" w:hAnsi="Cambria" w:cs="Cambria"/>
        </w:rPr>
        <w:t>= −1</w:t>
      </w:r>
      <w:r>
        <w:t xml:space="preserve">) </w:t>
      </w:r>
      <w:del w:id="526" w:author="Jeff March" w:date="2019-06-20T11:07:00Z">
        <w:r w:rsidDel="00AC239E">
          <w:delText xml:space="preserve">and </w:delText>
        </w:r>
      </w:del>
      <w:ins w:id="527" w:author="Jeff March" w:date="2019-06-20T11:07:00Z">
        <w:r w:rsidR="00AC239E">
          <w:t xml:space="preserve">or </w:t>
        </w:r>
      </w:ins>
      <w:r>
        <w:rPr>
          <w:i/>
        </w:rPr>
        <w:t xml:space="preserve">red </w:t>
      </w:r>
      <w:r>
        <w:t>(</w:t>
      </w:r>
      <w:r>
        <w:rPr>
          <w:rFonts w:ascii="Cambria" w:eastAsia="Cambria" w:hAnsi="Cambria" w:cs="Cambria"/>
          <w:i/>
        </w:rPr>
        <w:t xml:space="preserve">g </w:t>
      </w:r>
      <w:r>
        <w:rPr>
          <w:rFonts w:ascii="Cambria" w:eastAsia="Cambria" w:hAnsi="Cambria" w:cs="Cambria"/>
        </w:rPr>
        <w:t>= 1</w:t>
      </w:r>
      <w:r>
        <w:t xml:space="preserve">). Ideology </w:t>
      </w:r>
      <w:r>
        <w:rPr>
          <w:rFonts w:ascii="Cambria" w:eastAsia="Cambria" w:hAnsi="Cambria" w:cs="Cambria"/>
          <w:i/>
        </w:rPr>
        <w:t xml:space="preserve">d </w:t>
      </w:r>
      <w:r>
        <w:t xml:space="preserve">of voter </w:t>
      </w:r>
      <w:del w:id="528" w:author="Jeff March" w:date="2019-06-20T11:08:00Z">
        <w:r w:rsidDel="00AC239E">
          <w:rPr>
            <w:rFonts w:ascii="Cambria" w:eastAsia="Cambria" w:hAnsi="Cambria" w:cs="Cambria"/>
            <w:i/>
          </w:rPr>
          <w:delText>i</w:delText>
        </w:r>
      </w:del>
      <w:ins w:id="529" w:author="Jeff March" w:date="2019-06-20T11:08:00Z">
        <w:r w:rsidR="00AC239E">
          <w:rPr>
            <w:rFonts w:ascii="Cambria" w:eastAsia="Cambria" w:hAnsi="Cambria" w:cs="Cambria"/>
            <w:i/>
          </w:rPr>
          <w:t>I,</w:t>
        </w:r>
      </w:ins>
      <w:r>
        <w:rPr>
          <w:rFonts w:ascii="Cambria" w:eastAsia="Cambria" w:hAnsi="Cambria" w:cs="Cambria"/>
          <w:i/>
        </w:rPr>
        <w:t xml:space="preserve"> </w:t>
      </w:r>
      <w:del w:id="530" w:author="Jeff March" w:date="2019-06-20T11:08:00Z">
        <w:r w:rsidDel="00AC239E">
          <w:delText xml:space="preserve">is </w:delText>
        </w:r>
      </w:del>
      <w:r>
        <w:t xml:space="preserve">represented by the function </w:t>
      </w:r>
      <w:proofErr w:type="spellStart"/>
      <w:r>
        <w:rPr>
          <w:rFonts w:ascii="Cambria" w:eastAsia="Cambria" w:hAnsi="Cambria" w:cs="Cambria"/>
          <w:i/>
        </w:rPr>
        <w:t>δ</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α </w:t>
      </w:r>
      <w:r>
        <w:rPr>
          <w:rFonts w:ascii="Cambria" w:eastAsia="Cambria" w:hAnsi="Cambria" w:cs="Cambria"/>
        </w:rPr>
        <w:t xml:space="preserve">+ </w:t>
      </w:r>
      <w:r>
        <w:rPr>
          <w:rFonts w:ascii="Cambria" w:eastAsia="Cambria" w:hAnsi="Cambria" w:cs="Cambria"/>
          <w:i/>
        </w:rPr>
        <w:t xml:space="preserve">β </w:t>
      </w:r>
      <w:r>
        <w:rPr>
          <w:rFonts w:ascii="Cambria" w:eastAsia="Cambria" w:hAnsi="Cambria" w:cs="Cambria"/>
        </w:rPr>
        <w:t xml:space="preserve">× </w:t>
      </w:r>
      <w:proofErr w:type="spellStart"/>
      <w:r>
        <w:rPr>
          <w:rFonts w:ascii="Cambria" w:eastAsia="Cambria" w:hAnsi="Cambria" w:cs="Cambria"/>
          <w:i/>
        </w:rPr>
        <w:t>g</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ϵ</w:t>
      </w:r>
      <w:r>
        <w:rPr>
          <w:rFonts w:ascii="Cambria" w:eastAsia="Cambria" w:hAnsi="Cambria" w:cs="Cambria"/>
          <w:i/>
          <w:vertAlign w:val="subscript"/>
        </w:rPr>
        <w:t>i</w:t>
      </w:r>
      <w:r>
        <w:t xml:space="preserve">. </w:t>
      </w:r>
      <w:r w:rsidR="00AC239E">
        <w:rPr>
          <w:rFonts w:ascii="Cambria" w:eastAsia="Cambria" w:hAnsi="Cambria" w:cs="Cambria"/>
          <w:i/>
        </w:rPr>
        <w:t>Α</w:t>
      </w:r>
      <w:ins w:id="531" w:author="Jeff March" w:date="2019-06-20T11:08:00Z">
        <w:r w:rsidR="00AC239E">
          <w:rPr>
            <w:rFonts w:ascii="Cambria" w:eastAsia="Cambria" w:hAnsi="Cambria" w:cs="Cambria"/>
            <w:i/>
          </w:rPr>
          <w:t xml:space="preserve">, </w:t>
        </w:r>
      </w:ins>
    </w:p>
    <w:p w14:paraId="0E3007ED" w14:textId="77777777" w:rsidR="00C37057" w:rsidDel="00AC239E" w:rsidRDefault="00A26233" w:rsidP="00A43587">
      <w:pPr>
        <w:pStyle w:val="Bodytextnoindent"/>
        <w:rPr>
          <w:del w:id="532" w:author="Jeff March" w:date="2019-06-20T11:10:00Z"/>
        </w:rPr>
      </w:pPr>
      <w:r>
        <w:t>is the baseline level of ideology applied to all voters</w:t>
      </w:r>
      <w:del w:id="533" w:author="Jeff March" w:date="2019-06-20T11:08:00Z">
        <w:r w:rsidDel="00AC239E">
          <w:delText>,</w:delText>
        </w:r>
      </w:del>
      <w:ins w:id="534" w:author="Jeff March" w:date="2019-06-20T11:08:00Z">
        <w:r w:rsidR="00AC239E">
          <w:t>;</w:t>
        </w:r>
      </w:ins>
      <w:r>
        <w:t xml:space="preserve"> </w:t>
      </w:r>
      <w:r>
        <w:rPr>
          <w:rFonts w:ascii="Cambria" w:eastAsia="Cambria" w:hAnsi="Cambria" w:cs="Cambria"/>
          <w:i/>
        </w:rPr>
        <w:t xml:space="preserve">β </w:t>
      </w:r>
      <w:r>
        <w:t>is the effect of group membership on ideology</w:t>
      </w:r>
      <w:del w:id="535" w:author="Jeff March" w:date="2019-06-20T11:09:00Z">
        <w:r w:rsidDel="00AC239E">
          <w:delText>,</w:delText>
        </w:r>
      </w:del>
      <w:ins w:id="536" w:author="Jeff March" w:date="2019-06-20T11:09:00Z">
        <w:r w:rsidR="00AC239E">
          <w:t>;</w:t>
        </w:r>
      </w:ins>
      <w:r>
        <w:t xml:space="preserve"> and </w:t>
      </w:r>
      <w:r>
        <w:rPr>
          <w:rFonts w:ascii="Cambria" w:eastAsia="Cambria" w:hAnsi="Cambria" w:cs="Cambria"/>
          <w:i/>
        </w:rPr>
        <w:t>ϵ</w:t>
      </w:r>
      <w:r>
        <w:rPr>
          <w:rFonts w:ascii="Cambria" w:eastAsia="Cambria" w:hAnsi="Cambria" w:cs="Cambria"/>
          <w:i/>
          <w:vertAlign w:val="subscript"/>
        </w:rPr>
        <w:t xml:space="preserve">i </w:t>
      </w:r>
      <w:r>
        <w:t xml:space="preserve">is a random personal factor that follows a normal distribution with </w:t>
      </w:r>
      <w:ins w:id="537" w:author="Jeff March" w:date="2019-06-20T11:09:00Z">
        <w:r w:rsidR="00AC239E">
          <w:t xml:space="preserve">a </w:t>
        </w:r>
      </w:ins>
      <w:r>
        <w:t xml:space="preserve">mean </w:t>
      </w:r>
      <w:ins w:id="538" w:author="Jeff March" w:date="2019-06-20T11:09:00Z">
        <w:r w:rsidR="00AC239E">
          <w:t xml:space="preserve">of </w:t>
        </w:r>
      </w:ins>
      <w:r>
        <w:t xml:space="preserve">zero. At each election, two political parties, </w:t>
      </w:r>
      <w:r>
        <w:rPr>
          <w:rFonts w:ascii="Cambria" w:eastAsia="Cambria" w:hAnsi="Cambria" w:cs="Cambria"/>
          <w:i/>
        </w:rPr>
        <w:t xml:space="preserve">j </w:t>
      </w:r>
      <w:r>
        <w:t xml:space="preserve">in </w:t>
      </w:r>
      <w:r>
        <w:rPr>
          <w:i/>
        </w:rPr>
        <w:t xml:space="preserve">blue </w:t>
      </w:r>
      <w:r>
        <w:t xml:space="preserve">and </w:t>
      </w:r>
      <w:r>
        <w:rPr>
          <w:i/>
        </w:rPr>
        <w:t>red</w:t>
      </w:r>
      <w:r>
        <w:t xml:space="preserve">, are competing for </w:t>
      </w:r>
      <w:ins w:id="539" w:author="Jeff March" w:date="2019-06-20T11:09:00Z">
        <w:r w:rsidR="00AC239E">
          <w:t xml:space="preserve">a </w:t>
        </w:r>
      </w:ins>
      <w:r>
        <w:t xml:space="preserve">single seat. Each party </w:t>
      </w:r>
      <w:del w:id="540" w:author="Jeff March" w:date="2019-06-20T11:09:00Z">
        <w:r w:rsidDel="00AC239E">
          <w:delText xml:space="preserve">have </w:delText>
        </w:r>
      </w:del>
      <w:ins w:id="541" w:author="Jeff March" w:date="2019-06-20T11:09:00Z">
        <w:r w:rsidR="00AC239E">
          <w:t xml:space="preserve">has </w:t>
        </w:r>
      </w:ins>
      <w:r>
        <w:t xml:space="preserve">two attributes. One is the ideology </w:t>
      </w:r>
      <w:r>
        <w:rPr>
          <w:rFonts w:ascii="Cambria" w:eastAsia="Cambria" w:hAnsi="Cambria" w:cs="Cambria"/>
        </w:rPr>
        <w:t>∆</w:t>
      </w:r>
      <w:r>
        <w:rPr>
          <w:rFonts w:ascii="Cambria" w:eastAsia="Cambria" w:hAnsi="Cambria" w:cs="Cambria"/>
          <w:i/>
          <w:vertAlign w:val="subscript"/>
        </w:rPr>
        <w:t>j</w:t>
      </w:r>
      <w:r>
        <w:t xml:space="preserve">, scaled in the same way as voter ideology, and another is the capacity </w:t>
      </w:r>
      <w:proofErr w:type="spellStart"/>
      <w:r>
        <w:rPr>
          <w:rFonts w:ascii="Cambria" w:eastAsia="Cambria" w:hAnsi="Cambria" w:cs="Cambria"/>
        </w:rPr>
        <w:t>Θ</w:t>
      </w:r>
      <w:r>
        <w:rPr>
          <w:rFonts w:ascii="Cambria" w:eastAsia="Cambria" w:hAnsi="Cambria" w:cs="Cambria"/>
          <w:i/>
          <w:vertAlign w:val="subscript"/>
        </w:rPr>
        <w:t>j</w:t>
      </w:r>
      <w:proofErr w:type="spellEnd"/>
      <w:ins w:id="542" w:author="Jeff March" w:date="2019-06-20T11:09:00Z">
        <w:r w:rsidR="003C70B7" w:rsidRPr="003C70B7">
          <w:rPr>
            <w:rFonts w:ascii="Cambria" w:eastAsia="Cambria" w:hAnsi="Cambria" w:cs="Cambria"/>
            <w:i/>
            <w:rPrChange w:id="543" w:author="Jeff March" w:date="2019-06-20T11:09:00Z">
              <w:rPr>
                <w:rFonts w:ascii="Cambria" w:eastAsia="Cambria" w:hAnsi="Cambria" w:cs="Cambria"/>
                <w:i/>
                <w:vertAlign w:val="subscript"/>
              </w:rPr>
            </w:rPrChange>
          </w:rPr>
          <w:t>,</w:t>
        </w:r>
      </w:ins>
      <w:r>
        <w:rPr>
          <w:rFonts w:ascii="Cambria" w:eastAsia="Cambria" w:hAnsi="Cambria" w:cs="Cambria"/>
          <w:i/>
          <w:vertAlign w:val="subscript"/>
        </w:rPr>
        <w:t xml:space="preserve"> </w:t>
      </w:r>
      <w:r>
        <w:t xml:space="preserve">which is </w:t>
      </w:r>
      <w:r>
        <w:rPr>
          <w:rFonts w:ascii="Cambria" w:eastAsia="Cambria" w:hAnsi="Cambria" w:cs="Cambria"/>
        </w:rPr>
        <w:t xml:space="preserve">0 </w:t>
      </w:r>
      <w:r>
        <w:t>for the opposition party</w:t>
      </w:r>
      <w:ins w:id="544" w:author="Jeff March" w:date="2019-06-20T11:09:00Z">
        <w:r w:rsidR="00AC239E">
          <w:t>,</w:t>
        </w:r>
      </w:ins>
      <w:r>
        <w:t xml:space="preserve"> and takes</w:t>
      </w:r>
      <w:ins w:id="545" w:author="Jeff March" w:date="2019-06-20T11:10:00Z">
        <w:r w:rsidR="00AC239E">
          <w:t xml:space="preserve"> </w:t>
        </w:r>
      </w:ins>
    </w:p>
    <w:p w14:paraId="63ACD8FA" w14:textId="77777777" w:rsidR="00C37057" w:rsidRDefault="00AC239E" w:rsidP="00A43587">
      <w:pPr>
        <w:pStyle w:val="Bodytextnoindent"/>
      </w:pPr>
      <w:ins w:id="546" w:author="Jeff March" w:date="2019-06-20T11:10:00Z">
        <w:r>
          <w:t xml:space="preserve">a </w:t>
        </w:r>
      </w:ins>
      <w:r w:rsidR="00A26233">
        <w:t>non-zero value for the incumbent party.</w:t>
      </w:r>
    </w:p>
    <w:p w14:paraId="790CCC67" w14:textId="77777777" w:rsidR="00C37057" w:rsidDel="00AC239E" w:rsidRDefault="00A26233" w:rsidP="00A43587">
      <w:pPr>
        <w:pStyle w:val="Bodytext"/>
        <w:rPr>
          <w:del w:id="547" w:author="Jeff March" w:date="2019-06-20T11:10:00Z"/>
        </w:rPr>
      </w:pPr>
      <w:r>
        <w:t xml:space="preserve">At each election, voter </w:t>
      </w:r>
      <w:r>
        <w:rPr>
          <w:rFonts w:ascii="Cambria" w:eastAsia="Cambria" w:hAnsi="Cambria" w:cs="Cambria"/>
          <w:i/>
        </w:rPr>
        <w:t>i</w:t>
      </w:r>
      <w:r>
        <w:t xml:space="preserve">’s utility from </w:t>
      </w:r>
      <w:ins w:id="548" w:author="Jeff March" w:date="2019-06-20T11:10:00Z">
        <w:r w:rsidR="00AC239E">
          <w:t xml:space="preserve">the </w:t>
        </w:r>
      </w:ins>
      <w:r>
        <w:t xml:space="preserve">red party being elected is defined by </w:t>
      </w:r>
      <w:ins w:id="549" w:author="Jeff March" w:date="2019-06-20T11:10:00Z">
        <w:r w:rsidR="00AC239E">
          <w:t xml:space="preserve">the </w:t>
        </w:r>
      </w:ins>
      <w:r>
        <w:t>following</w:t>
      </w:r>
      <w:ins w:id="550" w:author="Jeff March" w:date="2019-06-20T11:10:00Z">
        <w:r w:rsidR="00AC239E">
          <w:t xml:space="preserve"> </w:t>
        </w:r>
      </w:ins>
    </w:p>
    <w:p w14:paraId="7B0A8699" w14:textId="77777777" w:rsidR="00AC2629" w:rsidRDefault="00A26233" w:rsidP="00AC2629">
      <w:pPr>
        <w:pStyle w:val="Bodytext"/>
        <w:pPrChange w:id="551" w:author="Jeff March" w:date="2019-06-20T11:10:00Z">
          <w:pPr>
            <w:spacing w:after="0" w:line="480" w:lineRule="auto"/>
            <w:ind w:left="-14" w:right="173" w:firstLine="360"/>
            <w:jc w:val="left"/>
          </w:pPr>
        </w:pPrChange>
      </w:pPr>
      <w:r>
        <w:t>function:</w:t>
      </w:r>
    </w:p>
    <w:p w14:paraId="5DDA8D19" w14:textId="77777777" w:rsidR="00C37057" w:rsidRDefault="00A26233" w:rsidP="00A43587">
      <w:pPr>
        <w:pStyle w:val="Bodytextnoindent"/>
      </w:pPr>
      <w:proofErr w:type="spellStart"/>
      <w:r>
        <w:rPr>
          <w:rFonts w:eastAsia="Cambria"/>
          <w:i/>
        </w:rPr>
        <w:t>EU</w:t>
      </w:r>
      <w:r>
        <w:rPr>
          <w:rFonts w:eastAsia="Cambria"/>
          <w:i/>
          <w:sz w:val="16"/>
        </w:rPr>
        <w:t>i</w:t>
      </w:r>
      <w:proofErr w:type="spellEnd"/>
      <w:r>
        <w:rPr>
          <w:rFonts w:eastAsia="Cambria"/>
        </w:rPr>
        <w:t>(</w:t>
      </w:r>
      <w:r>
        <w:t>Red Elected</w:t>
      </w:r>
      <w:r>
        <w:rPr>
          <w:rFonts w:eastAsia="Cambria"/>
        </w:rPr>
        <w:t xml:space="preserve">) = </w:t>
      </w:r>
      <w:r>
        <w:rPr>
          <w:rFonts w:eastAsia="Cambria"/>
          <w:i/>
        </w:rPr>
        <w:t>B</w:t>
      </w:r>
      <w:r>
        <w:rPr>
          <w:rFonts w:eastAsia="Cambria"/>
          <w:sz w:val="16"/>
        </w:rPr>
        <w:t xml:space="preserve">1 </w:t>
      </w:r>
      <w:r>
        <w:rPr>
          <w:rFonts w:eastAsia="Cambria"/>
        </w:rPr>
        <w:t>× ([</w:t>
      </w:r>
      <w:proofErr w:type="spellStart"/>
      <w:r>
        <w:rPr>
          <w:rFonts w:eastAsia="Cambria"/>
          <w:i/>
        </w:rPr>
        <w:t>δ</w:t>
      </w:r>
      <w:r>
        <w:rPr>
          <w:rFonts w:eastAsia="Cambria"/>
          <w:i/>
          <w:sz w:val="16"/>
        </w:rPr>
        <w:t>i</w:t>
      </w:r>
      <w:proofErr w:type="spellEnd"/>
      <w:r>
        <w:rPr>
          <w:rFonts w:eastAsia="Cambria"/>
          <w:i/>
          <w:sz w:val="16"/>
        </w:rPr>
        <w:t xml:space="preserve"> </w:t>
      </w:r>
      <w:r>
        <w:rPr>
          <w:rFonts w:eastAsia="Cambria"/>
        </w:rPr>
        <w:t>− ∆</w:t>
      </w:r>
      <w:r>
        <w:rPr>
          <w:rFonts w:eastAsia="Cambria"/>
          <w:i/>
          <w:sz w:val="16"/>
        </w:rPr>
        <w:t>red</w:t>
      </w:r>
      <w:r>
        <w:rPr>
          <w:rFonts w:eastAsia="Cambria"/>
        </w:rPr>
        <w:t>]</w:t>
      </w:r>
      <w:r>
        <w:rPr>
          <w:rFonts w:eastAsia="Cambria"/>
          <w:sz w:val="16"/>
        </w:rPr>
        <w:t xml:space="preserve">2 </w:t>
      </w:r>
      <w:r>
        <w:rPr>
          <w:rFonts w:eastAsia="Cambria"/>
        </w:rPr>
        <w:t>− [</w:t>
      </w:r>
      <w:proofErr w:type="spellStart"/>
      <w:r>
        <w:rPr>
          <w:rFonts w:eastAsia="Cambria"/>
          <w:i/>
        </w:rPr>
        <w:t>δ</w:t>
      </w:r>
      <w:r>
        <w:rPr>
          <w:rFonts w:eastAsia="Cambria"/>
          <w:i/>
          <w:sz w:val="16"/>
        </w:rPr>
        <w:t>i</w:t>
      </w:r>
      <w:proofErr w:type="spellEnd"/>
      <w:r>
        <w:rPr>
          <w:rFonts w:eastAsia="Cambria"/>
          <w:i/>
          <w:sz w:val="16"/>
        </w:rPr>
        <w:t xml:space="preserve"> </w:t>
      </w:r>
      <w:r>
        <w:rPr>
          <w:rFonts w:eastAsia="Cambria"/>
        </w:rPr>
        <w:t>− ∆</w:t>
      </w:r>
      <w:r>
        <w:rPr>
          <w:rFonts w:eastAsia="Cambria"/>
          <w:i/>
          <w:sz w:val="16"/>
        </w:rPr>
        <w:t>blue</w:t>
      </w:r>
      <w:r>
        <w:rPr>
          <w:rFonts w:eastAsia="Cambria"/>
        </w:rPr>
        <w:t>]</w:t>
      </w:r>
      <w:r>
        <w:rPr>
          <w:rFonts w:eastAsia="Cambria"/>
          <w:sz w:val="16"/>
        </w:rPr>
        <w:t>2</w:t>
      </w:r>
      <w:r>
        <w:rPr>
          <w:rFonts w:eastAsia="Cambria"/>
        </w:rPr>
        <w:t xml:space="preserve">) + </w:t>
      </w:r>
      <w:r>
        <w:rPr>
          <w:rFonts w:eastAsia="Cambria"/>
          <w:i/>
        </w:rPr>
        <w:t>B</w:t>
      </w:r>
      <w:r>
        <w:rPr>
          <w:rFonts w:eastAsia="Cambria"/>
          <w:sz w:val="16"/>
        </w:rPr>
        <w:t xml:space="preserve">2 </w:t>
      </w:r>
      <w:r>
        <w:rPr>
          <w:rFonts w:eastAsia="Cambria"/>
        </w:rPr>
        <w:t>× (</w:t>
      </w:r>
      <w:proofErr w:type="spellStart"/>
      <w:r>
        <w:rPr>
          <w:rFonts w:eastAsia="Cambria"/>
        </w:rPr>
        <w:t>Θ</w:t>
      </w:r>
      <w:r>
        <w:rPr>
          <w:rFonts w:eastAsia="Cambria"/>
          <w:i/>
          <w:sz w:val="16"/>
        </w:rPr>
        <w:t>red</w:t>
      </w:r>
      <w:proofErr w:type="spellEnd"/>
      <w:r>
        <w:rPr>
          <w:rFonts w:eastAsia="Cambria"/>
          <w:i/>
          <w:sz w:val="16"/>
        </w:rPr>
        <w:t xml:space="preserve"> </w:t>
      </w:r>
      <w:r>
        <w:rPr>
          <w:rFonts w:eastAsia="Cambria"/>
        </w:rPr>
        <w:t xml:space="preserve">− </w:t>
      </w:r>
      <w:proofErr w:type="spellStart"/>
      <w:r>
        <w:rPr>
          <w:rFonts w:eastAsia="Cambria"/>
        </w:rPr>
        <w:t>Θ</w:t>
      </w:r>
      <w:r>
        <w:rPr>
          <w:rFonts w:eastAsia="Cambria"/>
          <w:i/>
          <w:sz w:val="16"/>
        </w:rPr>
        <w:t>blue</w:t>
      </w:r>
      <w:proofErr w:type="spellEnd"/>
      <w:r>
        <w:rPr>
          <w:rFonts w:eastAsia="Cambria"/>
        </w:rPr>
        <w:t xml:space="preserve">) + </w:t>
      </w:r>
      <w:r>
        <w:rPr>
          <w:rFonts w:eastAsia="Cambria"/>
          <w:i/>
        </w:rPr>
        <w:t>B</w:t>
      </w:r>
      <w:r>
        <w:rPr>
          <w:rFonts w:eastAsia="Cambria"/>
          <w:sz w:val="16"/>
        </w:rPr>
        <w:t xml:space="preserve">3 </w:t>
      </w:r>
      <w:r>
        <w:rPr>
          <w:rFonts w:eastAsia="Cambria"/>
        </w:rPr>
        <w:t xml:space="preserve">× </w:t>
      </w:r>
      <w:proofErr w:type="spellStart"/>
      <w:r>
        <w:rPr>
          <w:rFonts w:eastAsia="Cambria"/>
          <w:i/>
        </w:rPr>
        <w:t>g</w:t>
      </w:r>
      <w:r>
        <w:rPr>
          <w:rFonts w:eastAsia="Cambria"/>
          <w:i/>
          <w:sz w:val="16"/>
        </w:rPr>
        <w:t>i</w:t>
      </w:r>
      <w:proofErr w:type="spellEnd"/>
    </w:p>
    <w:p w14:paraId="2463D91E" w14:textId="7B5AFC24" w:rsidR="00C37057" w:rsidDel="009D1EA7" w:rsidRDefault="00A26233" w:rsidP="00A43587">
      <w:pPr>
        <w:pStyle w:val="Bodytext"/>
        <w:rPr>
          <w:del w:id="552" w:author="Jeff March" w:date="2019-06-20T11:13:00Z"/>
        </w:rPr>
      </w:pPr>
      <w:commentRangeStart w:id="553"/>
      <w:r>
        <w:t xml:space="preserve">Voter </w:t>
      </w:r>
      <w:r>
        <w:rPr>
          <w:rFonts w:ascii="Cambria" w:eastAsia="Cambria" w:hAnsi="Cambria" w:cs="Cambria"/>
          <w:i/>
        </w:rPr>
        <w:t xml:space="preserve">i </w:t>
      </w:r>
      <w:r>
        <w:t xml:space="preserve">is better off winner being red party than blue party </w:t>
      </w:r>
      <w:commentRangeEnd w:id="553"/>
      <w:r w:rsidR="00AC239E">
        <w:rPr>
          <w:rStyle w:val="CommentReference"/>
          <w:vanish/>
        </w:rPr>
        <w:commentReference w:id="553"/>
      </w:r>
      <w:r>
        <w:t xml:space="preserve">if and only if </w:t>
      </w:r>
      <w:proofErr w:type="spellStart"/>
      <w:r>
        <w:rPr>
          <w:rFonts w:ascii="Cambria" w:eastAsia="Cambria" w:hAnsi="Cambria" w:cs="Cambria"/>
          <w:i/>
        </w:rPr>
        <w:t>EU</w:t>
      </w:r>
      <w:r>
        <w:rPr>
          <w:rFonts w:ascii="Cambria" w:eastAsia="Cambria" w:hAnsi="Cambria" w:cs="Cambria"/>
          <w:i/>
          <w:vertAlign w:val="subscript"/>
        </w:rPr>
        <w:t>i</w:t>
      </w:r>
      <w:proofErr w:type="spellEnd"/>
      <w:r>
        <w:rPr>
          <w:rFonts w:ascii="Cambria" w:eastAsia="Cambria" w:hAnsi="Cambria" w:cs="Cambria"/>
        </w:rPr>
        <w:t>(</w:t>
      </w:r>
      <w:r>
        <w:t>Red Elected</w:t>
      </w:r>
      <w:r>
        <w:rPr>
          <w:rFonts w:ascii="Cambria" w:eastAsia="Cambria" w:hAnsi="Cambria" w:cs="Cambria"/>
        </w:rPr>
        <w:t xml:space="preserve">) </w:t>
      </w:r>
      <w:r>
        <w:rPr>
          <w:rFonts w:ascii="Cambria" w:eastAsia="Cambria" w:hAnsi="Cambria" w:cs="Cambria"/>
          <w:i/>
        </w:rPr>
        <w:t xml:space="preserve">&gt; </w:t>
      </w:r>
      <w:r>
        <w:rPr>
          <w:rFonts w:ascii="Cambria" w:eastAsia="Cambria" w:hAnsi="Cambria" w:cs="Cambria"/>
        </w:rPr>
        <w:t>0</w:t>
      </w:r>
      <w:r>
        <w:t xml:space="preserve">. </w:t>
      </w:r>
      <w:r>
        <w:rPr>
          <w:rFonts w:ascii="Cambria" w:eastAsia="Cambria" w:hAnsi="Cambria" w:cs="Cambria"/>
          <w:i/>
        </w:rPr>
        <w:t>B</w:t>
      </w:r>
      <w:r>
        <w:rPr>
          <w:rFonts w:ascii="Cambria" w:eastAsia="Cambria" w:hAnsi="Cambria" w:cs="Cambria"/>
          <w:vertAlign w:val="subscript"/>
        </w:rPr>
        <w:t>1</w:t>
      </w:r>
      <w:r>
        <w:t xml:space="preserve">, </w:t>
      </w:r>
      <w:r>
        <w:rPr>
          <w:rFonts w:ascii="Cambria" w:eastAsia="Cambria" w:hAnsi="Cambria" w:cs="Cambria"/>
          <w:i/>
        </w:rPr>
        <w:t>B</w:t>
      </w:r>
      <w:r>
        <w:rPr>
          <w:rFonts w:ascii="Cambria" w:eastAsia="Cambria" w:hAnsi="Cambria" w:cs="Cambria"/>
          <w:vertAlign w:val="subscript"/>
        </w:rPr>
        <w:t>2</w:t>
      </w:r>
      <w:r>
        <w:t xml:space="preserve">, and </w:t>
      </w:r>
      <w:r>
        <w:rPr>
          <w:rFonts w:ascii="Cambria" w:eastAsia="Cambria" w:hAnsi="Cambria" w:cs="Cambria"/>
          <w:i/>
        </w:rPr>
        <w:t>B</w:t>
      </w:r>
      <w:r>
        <w:rPr>
          <w:rFonts w:ascii="Cambria" w:eastAsia="Cambria" w:hAnsi="Cambria" w:cs="Cambria"/>
          <w:vertAlign w:val="subscript"/>
        </w:rPr>
        <w:t xml:space="preserve">3 </w:t>
      </w:r>
      <w:commentRangeStart w:id="554"/>
      <w:r>
        <w:t>represent the importance weight of ideology</w:t>
      </w:r>
      <w:commentRangeEnd w:id="554"/>
      <w:r w:rsidR="00AC239E">
        <w:rPr>
          <w:rStyle w:val="CommentReference"/>
          <w:vanish/>
        </w:rPr>
        <w:commentReference w:id="554"/>
      </w:r>
      <w:r>
        <w:t xml:space="preserve">, capacity, and group identity respectively. Given the evidence in previous sections that party identity influences voting regardless </w:t>
      </w:r>
      <w:ins w:id="555" w:author="Marti Childs" w:date="2019-06-21T13:05:00Z">
        <w:r w:rsidR="00894EDD">
          <w:t xml:space="preserve">of </w:t>
        </w:r>
      </w:ins>
      <w:r>
        <w:t xml:space="preserve">knowledge levels, </w:t>
      </w:r>
      <w:r>
        <w:rPr>
          <w:rFonts w:ascii="Cambria" w:eastAsia="Cambria" w:hAnsi="Cambria" w:cs="Cambria"/>
          <w:i/>
        </w:rPr>
        <w:t>B</w:t>
      </w:r>
      <w:r>
        <w:rPr>
          <w:rFonts w:ascii="Cambria" w:eastAsia="Cambria" w:hAnsi="Cambria" w:cs="Cambria"/>
          <w:vertAlign w:val="subscript"/>
        </w:rPr>
        <w:t xml:space="preserve">3 </w:t>
      </w:r>
      <w:r>
        <w:t>reflects the non-ideological, identity</w:t>
      </w:r>
      <w:del w:id="556" w:author="Jeff March" w:date="2019-06-20T11:13:00Z">
        <w:r w:rsidDel="009D1EA7">
          <w:delText xml:space="preserve"> </w:delText>
        </w:r>
      </w:del>
      <w:ins w:id="557" w:author="Jeff March" w:date="2019-06-20T11:13:00Z">
        <w:r w:rsidR="009D1EA7">
          <w:t>-</w:t>
        </w:r>
      </w:ins>
      <w:r>
        <w:t>based utility to favor</w:t>
      </w:r>
      <w:ins w:id="558" w:author="Jeff March" w:date="2019-06-20T11:13:00Z">
        <w:r w:rsidR="009D1EA7">
          <w:t xml:space="preserve"> the </w:t>
        </w:r>
      </w:ins>
      <w:r w:rsidR="009D1EA7">
        <w:t>in</w:t>
      </w:r>
      <w:ins w:id="559" w:author="Jeff March" w:date="2019-06-20T11:14:00Z">
        <w:r w:rsidR="009D1EA7">
          <w:t>-</w:t>
        </w:r>
      </w:ins>
      <w:r w:rsidR="009D1EA7">
        <w:t>group party.</w:t>
      </w:r>
    </w:p>
    <w:p w14:paraId="258D0FFE" w14:textId="77777777" w:rsidR="00AC2629" w:rsidRDefault="00AC2629" w:rsidP="00AC2629">
      <w:pPr>
        <w:pStyle w:val="Bodytext"/>
        <w:pPrChange w:id="560" w:author="Jeff March" w:date="2019-06-20T11:13:00Z">
          <w:pPr>
            <w:spacing w:after="194"/>
            <w:ind w:left="-5" w:right="179"/>
          </w:pPr>
        </w:pPrChange>
      </w:pPr>
    </w:p>
    <w:p w14:paraId="2FAB50AD" w14:textId="77777777" w:rsidR="00C37057" w:rsidDel="00526FA3" w:rsidRDefault="00A26233" w:rsidP="00526FA3">
      <w:pPr>
        <w:pStyle w:val="Bodytext"/>
        <w:rPr>
          <w:del w:id="561" w:author="Jeff March" w:date="2019-06-20T11:21:00Z"/>
        </w:rPr>
      </w:pPr>
      <w:r>
        <w:t xml:space="preserve">Voters know their identity </w:t>
      </w:r>
      <w:proofErr w:type="spellStart"/>
      <w:r>
        <w:rPr>
          <w:rFonts w:ascii="Cambria" w:eastAsia="Cambria" w:hAnsi="Cambria" w:cs="Cambria"/>
          <w:i/>
        </w:rPr>
        <w:t>g</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preference weights </w:t>
      </w:r>
      <w:r>
        <w:rPr>
          <w:rFonts w:ascii="Cambria" w:eastAsia="Cambria" w:hAnsi="Cambria" w:cs="Cambria"/>
          <w:i/>
        </w:rPr>
        <w:t>B</w:t>
      </w:r>
      <w:r>
        <w:rPr>
          <w:rFonts w:ascii="Cambria" w:eastAsia="Cambria" w:hAnsi="Cambria" w:cs="Cambria"/>
          <w:vertAlign w:val="subscript"/>
        </w:rPr>
        <w:t>1</w:t>
      </w:r>
      <w:r>
        <w:t xml:space="preserve">, </w:t>
      </w:r>
      <w:r>
        <w:rPr>
          <w:rFonts w:ascii="Cambria" w:eastAsia="Cambria" w:hAnsi="Cambria" w:cs="Cambria"/>
          <w:i/>
        </w:rPr>
        <w:t>B</w:t>
      </w:r>
      <w:r>
        <w:rPr>
          <w:rFonts w:ascii="Cambria" w:eastAsia="Cambria" w:hAnsi="Cambria" w:cs="Cambria"/>
          <w:vertAlign w:val="subscript"/>
        </w:rPr>
        <w:t>2</w:t>
      </w:r>
      <w:r>
        <w:t xml:space="preserve">, and </w:t>
      </w:r>
      <w:r>
        <w:rPr>
          <w:rFonts w:ascii="Cambria" w:eastAsia="Cambria" w:hAnsi="Cambria" w:cs="Cambria"/>
          <w:i/>
        </w:rPr>
        <w:t>B</w:t>
      </w:r>
      <w:r>
        <w:rPr>
          <w:rFonts w:ascii="Cambria" w:eastAsia="Cambria" w:hAnsi="Cambria" w:cs="Cambria"/>
          <w:vertAlign w:val="subscript"/>
        </w:rPr>
        <w:t>3</w:t>
      </w:r>
      <w:r>
        <w:t xml:space="preserve">, but do not observe </w:t>
      </w:r>
      <w:r>
        <w:rPr>
          <w:rFonts w:ascii="Cambria" w:eastAsia="Cambria" w:hAnsi="Cambria" w:cs="Cambria"/>
          <w:i/>
        </w:rPr>
        <w:t>α</w:t>
      </w:r>
      <w:r>
        <w:t xml:space="preserve">, </w:t>
      </w:r>
      <w:r>
        <w:rPr>
          <w:rFonts w:ascii="Cambria" w:eastAsia="Cambria" w:hAnsi="Cambria" w:cs="Cambria"/>
          <w:i/>
        </w:rPr>
        <w:t>β</w:t>
      </w:r>
      <w:r>
        <w:t xml:space="preserve">, </w:t>
      </w:r>
      <w:r>
        <w:rPr>
          <w:rFonts w:ascii="Cambria" w:eastAsia="Cambria" w:hAnsi="Cambria" w:cs="Cambria"/>
          <w:i/>
        </w:rPr>
        <w:t>ϵ</w:t>
      </w:r>
      <w:r>
        <w:rPr>
          <w:rFonts w:ascii="Cambria" w:eastAsia="Cambria" w:hAnsi="Cambria" w:cs="Cambria"/>
          <w:i/>
          <w:vertAlign w:val="subscript"/>
        </w:rPr>
        <w:t>i</w:t>
      </w:r>
      <w:r>
        <w:t xml:space="preserve">, </w:t>
      </w:r>
      <w:r>
        <w:rPr>
          <w:rFonts w:ascii="Cambria" w:eastAsia="Cambria" w:hAnsi="Cambria" w:cs="Cambria"/>
        </w:rPr>
        <w:t>∆</w:t>
      </w:r>
      <w:r>
        <w:rPr>
          <w:rFonts w:ascii="Cambria" w:eastAsia="Cambria" w:hAnsi="Cambria" w:cs="Cambria"/>
          <w:i/>
          <w:vertAlign w:val="subscript"/>
        </w:rPr>
        <w:t>j</w:t>
      </w:r>
      <w:r>
        <w:t xml:space="preserve">, and </w:t>
      </w:r>
      <w:proofErr w:type="spellStart"/>
      <w:r>
        <w:rPr>
          <w:rFonts w:ascii="Cambria" w:eastAsia="Cambria" w:hAnsi="Cambria" w:cs="Cambria"/>
        </w:rPr>
        <w:t>Θ</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directly. Instead they receive signals of the squared ideological distance from</w:t>
      </w:r>
      <w:ins w:id="562" w:author="Jeff March" w:date="2019-06-20T11:21:00Z">
        <w:r w:rsidR="00526FA3">
          <w:t xml:space="preserve"> </w:t>
        </w:r>
      </w:ins>
    </w:p>
    <w:p w14:paraId="5A42C8AC" w14:textId="77777777" w:rsidR="00C37057" w:rsidRDefault="00A26233" w:rsidP="00526FA3">
      <w:pPr>
        <w:pStyle w:val="Bodytext"/>
      </w:pPr>
      <w:r>
        <w:t xml:space="preserve">each party </w:t>
      </w:r>
      <m:oMath>
        <m:groupChr>
          <m:groupChrPr>
            <m:chr m:val="ˆ"/>
            <m:pos m:val="top"/>
            <m:vertJc m:val="bot"/>
            <m:ctrlPr>
              <w:rPr>
                <w:rFonts w:ascii="Cambria Math" w:hAnsi="Cambria Math"/>
              </w:rPr>
            </m:ctrlPr>
          </m:groupChrPr>
          <m:e>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j</m:t>
                </m:r>
              </m:sub>
            </m:sSub>
            <m:sSup>
              <m:sSupPr>
                <m:ctrlPr>
                  <w:rPr>
                    <w:rFonts w:ascii="Cambria Math" w:hAnsi="Cambria Math"/>
                  </w:rPr>
                </m:ctrlPr>
              </m:sSupPr>
              <m:e>
                <m:r>
                  <w:rPr>
                    <w:rFonts w:ascii="Cambria Math" w:hAnsi="Cambria Math"/>
                  </w:rPr>
                  <m:t>]</m:t>
                </m:r>
              </m:e>
              <m:sup>
                <m:r>
                  <w:rPr>
                    <w:rFonts w:ascii="Cambria Math" w:hAnsi="Cambria Math"/>
                  </w:rPr>
                  <m:t>2</m:t>
                </m:r>
              </m:sup>
            </m:sSup>
          </m:e>
        </m:groupChr>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STIXGeneral-Regular" w:hAnsi="STIXGeneral-Regular" w:cs="STIXGeneral-Regular"/>
              </w:rPr>
              <m:t>η</m:t>
            </m:r>
          </m:e>
          <m:sub>
            <m:r>
              <w:rPr>
                <w:rFonts w:ascii="STIXGeneral-Regular" w:hAnsi="STIXGeneral-Regular" w:cs="STIXGeneral-Regular"/>
              </w:rPr>
              <m:t>i</m:t>
            </m:r>
          </m:sub>
        </m:sSub>
      </m:oMath>
      <w:r w:rsidR="00B53E6A">
        <w:rPr>
          <w:rFonts w:eastAsiaTheme="minorEastAsia" w:hint="eastAsia"/>
        </w:rPr>
        <w:t xml:space="preserve"> </w:t>
      </w:r>
      <w:r>
        <w:t xml:space="preserve">and the capacity advantage of red party </w:t>
      </w:r>
      <m:oMath>
        <m:groupChr>
          <m:groupChrPr>
            <m:chr m:val="ˆ"/>
            <m:pos m:val="top"/>
            <m:vertJc m:val="bot"/>
            <m:ctrlPr>
              <w:rPr>
                <w:rFonts w:ascii="Cambria Math" w:hAnsi="Cambria Math"/>
              </w:rPr>
            </m:ctrlPr>
          </m:groupChrPr>
          <m:e>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red</m:t>
                </m:r>
              </m:sub>
            </m:sSub>
            <m:r>
              <w:rPr>
                <w:rFonts w:ascii="Cambria Math" w:hAnsi="Cambria Math"/>
              </w:rPr>
              <m:t>-</m:t>
            </m:r>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blue</m:t>
                </m:r>
              </m:sub>
            </m:sSub>
          </m:e>
        </m:groupChr>
        <m:r>
          <w:rPr>
            <w:rFonts w:ascii="Cambria Math" w:hAnsi="Cambria Math"/>
          </w:rPr>
          <m:t>=</m:t>
        </m:r>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red</m:t>
            </m:r>
          </m:sub>
        </m:sSub>
        <m:r>
          <w:rPr>
            <w:rFonts w:ascii="Cambria Math" w:hAnsi="Cambria Math"/>
          </w:rPr>
          <m:t>-</m:t>
        </m:r>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bl</m:t>
            </m:r>
            <m:r>
              <w:rPr>
                <w:rFonts w:ascii="STIXGeneral-Regular" w:hAnsi="STIXGeneral-Regular" w:cs="STIXGeneral-Regular"/>
              </w:rPr>
              <m:t>ue</m:t>
            </m:r>
          </m:sub>
        </m:sSub>
        <m:r>
          <w:rPr>
            <w:rFonts w:ascii="Cambria Math" w:hAnsi="Cambria Math"/>
          </w:rPr>
          <m:t>+</m:t>
        </m:r>
        <m:sSub>
          <m:sSubPr>
            <m:ctrlPr>
              <w:rPr>
                <w:rFonts w:ascii="Cambria Math" w:hAnsi="Cambria Math"/>
              </w:rPr>
            </m:ctrlPr>
          </m:sSubPr>
          <m:e>
            <m:r>
              <w:rPr>
                <w:rFonts w:ascii="STIXGeneral-Regular" w:hAnsi="STIXGeneral-Regular" w:cs="STIXGeneral-Regular"/>
              </w:rPr>
              <m:t>η</m:t>
            </m:r>
          </m:e>
          <m:sub>
            <m:r>
              <w:rPr>
                <w:rFonts w:ascii="STIXGeneral-Regular" w:hAnsi="STIXGeneral-Regular" w:cs="STIXGeneral-Regular"/>
              </w:rPr>
              <m:t>i</m:t>
            </m:r>
          </m:sub>
        </m:sSub>
      </m:oMath>
      <w:r>
        <w:t xml:space="preserve">. Here, the signal random noise for each voter </w:t>
      </w:r>
      <w:proofErr w:type="spellStart"/>
      <w:r>
        <w:rPr>
          <w:rFonts w:ascii="Cambria" w:eastAsia="Cambria" w:hAnsi="Cambria" w:cs="Cambria"/>
          <w:i/>
        </w:rPr>
        <w:t>η</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is drawn from the normal distribution with mean </w:t>
      </w:r>
      <w:r>
        <w:rPr>
          <w:rFonts w:ascii="Cambria" w:eastAsia="Cambria" w:hAnsi="Cambria" w:cs="Cambria"/>
          <w:i/>
        </w:rPr>
        <w:t>µ</w:t>
      </w:r>
      <w:r>
        <w:rPr>
          <w:rFonts w:ascii="Cambria" w:eastAsia="Cambria" w:hAnsi="Cambria" w:cs="Cambria"/>
        </w:rPr>
        <w:t>×(1−</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rPr>
        <w:t xml:space="preserve">) </w:t>
      </w:r>
      <w:r>
        <w:t xml:space="preserve">and standard deviation </w:t>
      </w:r>
      <w:r>
        <w:rPr>
          <w:rFonts w:ascii="Cambria" w:eastAsia="Cambria" w:hAnsi="Cambria" w:cs="Cambria"/>
          <w:i/>
        </w:rPr>
        <w:t>σ</w:t>
      </w:r>
      <w:r>
        <w:rPr>
          <w:rFonts w:ascii="Cambria" w:eastAsia="Cambria" w:hAnsi="Cambria" w:cs="Cambria"/>
        </w:rPr>
        <w:t>×(1−</w:t>
      </w:r>
      <w:r>
        <w:rPr>
          <w:rFonts w:ascii="Cambria" w:eastAsia="Cambria" w:hAnsi="Cambria" w:cs="Cambria"/>
          <w:i/>
        </w:rPr>
        <w:t>k</w:t>
      </w:r>
      <w:r>
        <w:rPr>
          <w:rFonts w:ascii="Cambria" w:eastAsia="Cambria" w:hAnsi="Cambria" w:cs="Cambria"/>
          <w:i/>
          <w:vertAlign w:val="subscript"/>
        </w:rPr>
        <w:t>i</w:t>
      </w:r>
      <w:r>
        <w:rPr>
          <w:rFonts w:ascii="Cambria" w:eastAsia="Cambria" w:hAnsi="Cambria" w:cs="Cambria"/>
        </w:rPr>
        <w:t>)</w:t>
      </w:r>
      <w:r>
        <w:t xml:space="preserve">. Therefore, the noise is strictly </w:t>
      </w:r>
      <w:commentRangeStart w:id="563"/>
      <w:r>
        <w:t xml:space="preserve">shrining </w:t>
      </w:r>
      <w:commentRangeEnd w:id="563"/>
      <w:r w:rsidR="00526FA3">
        <w:rPr>
          <w:rStyle w:val="CommentReference"/>
          <w:vanish/>
        </w:rPr>
        <w:commentReference w:id="563"/>
      </w:r>
      <w:r>
        <w:t xml:space="preserve">in knowledge level </w:t>
      </w:r>
      <w:proofErr w:type="spellStart"/>
      <w:r>
        <w:rPr>
          <w:rFonts w:ascii="Cambria" w:eastAsia="Cambria" w:hAnsi="Cambria" w:cs="Cambria"/>
          <w:i/>
        </w:rPr>
        <w:t>k</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when </w:t>
      </w:r>
      <w:proofErr w:type="spellStart"/>
      <w:r>
        <w:rPr>
          <w:rFonts w:ascii="Cambria" w:eastAsia="Cambria" w:hAnsi="Cambria" w:cs="Cambria"/>
          <w:i/>
        </w:rPr>
        <w:t>k</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1</w:t>
      </w:r>
      <w:r>
        <w:t xml:space="preserve">, a voter is perfectly informed (i.e., </w:t>
      </w:r>
      <w:proofErr w:type="spellStart"/>
      <w:r>
        <w:rPr>
          <w:rFonts w:ascii="Cambria" w:eastAsia="Cambria" w:hAnsi="Cambria" w:cs="Cambria"/>
          <w:i/>
        </w:rPr>
        <w:t>η</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0</w:t>
      </w:r>
      <w:r>
        <w:t>) about ideological distance from and capacity of each party. Voters observe their</w:t>
      </w:r>
      <w:r w:rsidR="00B53E6A">
        <w:t xml:space="preserve"> </w:t>
      </w:r>
      <w:r>
        <w:t>levels of knowledge.</w:t>
      </w:r>
    </w:p>
    <w:p w14:paraId="4F1967CB" w14:textId="77777777" w:rsidR="00B53E6A" w:rsidDel="00526FA3" w:rsidRDefault="00B53E6A" w:rsidP="00271E70">
      <w:pPr>
        <w:spacing w:after="0" w:line="480" w:lineRule="auto"/>
        <w:ind w:left="-14" w:right="173" w:firstLine="360"/>
        <w:jc w:val="left"/>
        <w:rPr>
          <w:del w:id="564" w:author="Jeff March" w:date="2019-06-20T11:23:00Z"/>
        </w:rPr>
      </w:pPr>
    </w:p>
    <w:p w14:paraId="1CAFB383" w14:textId="77777777" w:rsidR="00C37057" w:rsidDel="006C7048" w:rsidRDefault="00A26233" w:rsidP="00526FA3">
      <w:pPr>
        <w:pStyle w:val="Bodytext"/>
        <w:rPr>
          <w:del w:id="565" w:author="Jeff March" w:date="2019-06-20T11:26:00Z"/>
        </w:rPr>
      </w:pPr>
      <w:r>
        <w:t xml:space="preserve">Contexts are determined by aggregating past electoral outcomes based on the PVI functions introduced in </w:t>
      </w:r>
      <w:del w:id="566" w:author="Jeff March" w:date="2019-06-20T11:26:00Z">
        <w:r w:rsidDel="006C7048">
          <w:delText xml:space="preserve">Study </w:delText>
        </w:r>
      </w:del>
      <w:ins w:id="567" w:author="Jeff March" w:date="2019-06-20T11:26:00Z">
        <w:r w:rsidR="006C7048">
          <w:t xml:space="preserve">Studies </w:t>
        </w:r>
      </w:ins>
      <w:r>
        <w:t xml:space="preserve">1 and 2. National contexts </w:t>
      </w:r>
      <w:del w:id="568" w:author="Jeff March" w:date="2019-06-20T11:26:00Z">
        <w:r w:rsidDel="006C7048">
          <w:delText xml:space="preserve">is </w:delText>
        </w:r>
      </w:del>
      <w:ins w:id="569" w:author="Jeff March" w:date="2019-06-20T11:26:00Z">
        <w:r w:rsidR="006C7048">
          <w:t xml:space="preserve">are </w:t>
        </w:r>
      </w:ins>
      <w:r>
        <w:t>based on voting of all voters</w:t>
      </w:r>
      <w:ins w:id="570" w:author="Jeff March" w:date="2019-06-20T11:26:00Z">
        <w:r w:rsidR="006C7048">
          <w:t>,</w:t>
        </w:r>
      </w:ins>
      <w:r>
        <w:t xml:space="preserve"> and</w:t>
      </w:r>
      <w:ins w:id="571" w:author="Jeff March" w:date="2019-06-20T11:26:00Z">
        <w:r w:rsidR="006C7048">
          <w:t xml:space="preserve"> </w:t>
        </w:r>
      </w:ins>
    </w:p>
    <w:p w14:paraId="1B86571F" w14:textId="77777777" w:rsidR="00C37057" w:rsidRDefault="00A26233" w:rsidP="00526FA3">
      <w:pPr>
        <w:pStyle w:val="Bodytext"/>
      </w:pPr>
      <w:r>
        <w:t>local contexts are calculated by dividing the grid space into equal-sized subsets. Nine regions (</w:t>
      </w:r>
      <w:commentRangeStart w:id="572"/>
      <w:r>
        <w:t>approximating state</w:t>
      </w:r>
      <w:commentRangeEnd w:id="572"/>
      <w:r w:rsidR="006C7048">
        <w:rPr>
          <w:rStyle w:val="CommentReference"/>
          <w:vanish/>
        </w:rPr>
        <w:commentReference w:id="572"/>
      </w:r>
      <w:r>
        <w:t xml:space="preserve">) are defined by dividing the space into subsets of </w:t>
      </w:r>
      <w:r>
        <w:rPr>
          <w:rFonts w:ascii="Cambria" w:eastAsia="Cambria" w:hAnsi="Cambria" w:cs="Cambria"/>
        </w:rPr>
        <w:t xml:space="preserve">18 × 18 = 324 </w:t>
      </w:r>
      <w:r>
        <w:t xml:space="preserve">cells, and </w:t>
      </w:r>
      <w:r>
        <w:rPr>
          <w:rFonts w:ascii="Cambria" w:eastAsia="Cambria" w:hAnsi="Cambria" w:cs="Cambria"/>
        </w:rPr>
        <w:t xml:space="preserve">81 </w:t>
      </w:r>
      <w:r>
        <w:t>sub-regions (</w:t>
      </w:r>
      <w:commentRangeStart w:id="573"/>
      <w:r>
        <w:t>approximating county</w:t>
      </w:r>
      <w:commentRangeEnd w:id="573"/>
      <w:r w:rsidR="006C7048">
        <w:rPr>
          <w:rStyle w:val="CommentReference"/>
          <w:vanish/>
        </w:rPr>
        <w:commentReference w:id="573"/>
      </w:r>
      <w:r>
        <w:t xml:space="preserve">) are defined by dividing each region into subsets of </w:t>
      </w:r>
      <w:r>
        <w:rPr>
          <w:rFonts w:ascii="Cambria" w:eastAsia="Cambria" w:hAnsi="Cambria" w:cs="Cambria"/>
        </w:rPr>
        <w:t xml:space="preserve">6 × 6 = 36 </w:t>
      </w:r>
      <w:r>
        <w:t>cells. At each election, PVIs are calculated at the national, regional, and</w:t>
      </w:r>
      <w:r w:rsidR="00B53E6A">
        <w:t xml:space="preserve"> </w:t>
      </w:r>
      <w:r>
        <w:t>sub-regional level to represent the partisan environment.</w:t>
      </w:r>
    </w:p>
    <w:p w14:paraId="0BC91263" w14:textId="77777777" w:rsidR="00C37057" w:rsidDel="00F93299" w:rsidRDefault="00A26233" w:rsidP="00526FA3">
      <w:pPr>
        <w:pStyle w:val="Bodytext"/>
        <w:rPr>
          <w:del w:id="574" w:author="Jeff March" w:date="2019-06-20T11:30:00Z"/>
        </w:rPr>
      </w:pPr>
      <w:r>
        <w:t>At each election, voters make probabilistic choice</w:t>
      </w:r>
      <w:ins w:id="575" w:author="Jeff March" w:date="2019-06-20T11:28:00Z">
        <w:r w:rsidR="00DC1E33">
          <w:t>s</w:t>
        </w:r>
      </w:ins>
      <w:r>
        <w:t xml:space="preserve"> based on preference signals and partisan contexts. Based on the average parameter estimates from </w:t>
      </w:r>
      <w:del w:id="576" w:author="Jeff March" w:date="2019-06-20T11:30:00Z">
        <w:r w:rsidDel="00F93299">
          <w:delText xml:space="preserve">study </w:delText>
        </w:r>
      </w:del>
      <w:ins w:id="577" w:author="Jeff March" w:date="2019-06-20T11:30:00Z">
        <w:r w:rsidR="00F93299">
          <w:t xml:space="preserve">Studies </w:t>
        </w:r>
      </w:ins>
      <w:r>
        <w:t>1 and 2, the specific voting</w:t>
      </w:r>
      <w:ins w:id="578" w:author="Jeff March" w:date="2019-06-20T11:30:00Z">
        <w:r w:rsidR="00F93299">
          <w:t xml:space="preserve"> </w:t>
        </w:r>
      </w:ins>
      <w:r w:rsidR="00F93299">
        <w:t>function is represented as follows (see Online Appendix for the details):</w:t>
      </w:r>
    </w:p>
    <w:p w14:paraId="3BD31670" w14:textId="77777777" w:rsidR="00C37057" w:rsidRDefault="00C37057" w:rsidP="00F93299">
      <w:pPr>
        <w:pStyle w:val="Bodytext"/>
      </w:pPr>
    </w:p>
    <w:p w14:paraId="2C10A28D" w14:textId="77777777" w:rsidR="00C37057" w:rsidRDefault="00CA7D90">
      <w:pPr>
        <w:spacing w:after="726" w:line="265" w:lineRule="auto"/>
        <w:ind w:left="705" w:right="0"/>
        <w:jc w:val="left"/>
      </w:pPr>
      <m:oMathPara>
        <m:oMath>
          <m:m>
            <m:mPr>
              <m:plcHide m:val="1"/>
              <m:mcs>
                <m:mc>
                  <m:mcPr>
                    <m:count m:val="1"/>
                    <m:mcJc m:val="right"/>
                  </m:mcPr>
                </m:mc>
                <m:mc>
                  <m:mcPr>
                    <m:count m:val="1"/>
                    <m:mcJc m:val="left"/>
                  </m:mcPr>
                </m:mc>
              </m:mcs>
              <m:ctrlPr>
                <w:rPr>
                  <w:rFonts w:ascii="Cambria Math" w:hAnsi="Cambria Math"/>
                </w:rPr>
              </m:ctrlPr>
            </m:mPr>
            <m:mr>
              <m:e>
                <m:r>
                  <w:rPr>
                    <w:rFonts w:ascii="STIXGeneral-Regular" w:hAnsi="STIXGeneral-Regular" w:cs="STIXGeneral-Regular"/>
                  </w:rPr>
                  <m:t>PREFERENCE</m:t>
                </m:r>
                <m:r>
                  <w:rPr>
                    <w:rFonts w:ascii="Cambria Math" w:hAnsi="Cambria Math"/>
                  </w:rPr>
                  <m:t>=</m:t>
                </m:r>
              </m:e>
              <m:e>
                <m:r>
                  <w:rPr>
                    <w:rFonts w:ascii="Cambria Math" w:hAnsi="Cambria Math"/>
                  </w:rPr>
                  <m:t>0.198×(</m:t>
                </m:r>
                <m:groupChr>
                  <m:groupChrPr>
                    <m:chr m:val="ˆ"/>
                    <m:pos m:val="top"/>
                    <m:vertJc m:val="bot"/>
                    <m:ctrlPr>
                      <w:rPr>
                        <w:rFonts w:ascii="Cambria Math" w:hAnsi="Cambria Math"/>
                      </w:rPr>
                    </m:ctrlPr>
                  </m:groupChrPr>
                  <m:e>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red</m:t>
                        </m:r>
                      </m:sub>
                    </m:sSub>
                    <m:sSup>
                      <m:sSupPr>
                        <m:ctrlPr>
                          <w:rPr>
                            <w:rFonts w:ascii="Cambria Math" w:hAnsi="Cambria Math"/>
                          </w:rPr>
                        </m:ctrlPr>
                      </m:sSupPr>
                      <m:e>
                        <m:r>
                          <w:rPr>
                            <w:rFonts w:ascii="Cambria Math" w:hAnsi="Cambria Math"/>
                          </w:rPr>
                          <m:t>]</m:t>
                        </m:r>
                      </m:e>
                      <m:sup>
                        <m:r>
                          <w:rPr>
                            <w:rFonts w:ascii="Cambria Math" w:hAnsi="Cambria Math"/>
                          </w:rPr>
                          <m:t>2</m:t>
                        </m:r>
                      </m:sup>
                    </m:sSup>
                  </m:e>
                </m:groupChr>
                <m:r>
                  <w:rPr>
                    <w:rFonts w:ascii="Cambria Math" w:hAnsi="Cambria Math"/>
                  </w:rPr>
                  <m:t>-</m:t>
                </m:r>
                <m:groupChr>
                  <m:groupChrPr>
                    <m:chr m:val="ˆ"/>
                    <m:pos m:val="top"/>
                    <m:vertJc m:val="bot"/>
                    <m:ctrlPr>
                      <w:rPr>
                        <w:rFonts w:ascii="Cambria Math" w:hAnsi="Cambria Math"/>
                      </w:rPr>
                    </m:ctrlPr>
                  </m:groupChrPr>
                  <m:e>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i</m:t>
                        </m:r>
                      </m:sub>
                    </m:sSub>
                    <m:r>
                      <w:rPr>
                        <w:rFonts w:ascii="Cambria Math" w:hAnsi="Cambria Math"/>
                      </w:rPr>
                      <m:t>-</m:t>
                    </m:r>
                    <m:sSub>
                      <m:sSubPr>
                        <m:ctrlPr>
                          <w:rPr>
                            <w:rFonts w:ascii="Cambria Math" w:hAnsi="Cambria Math"/>
                          </w:rPr>
                        </m:ctrlPr>
                      </m:sSubPr>
                      <m:e>
                        <m:r>
                          <w:rPr>
                            <w:rFonts w:ascii="STIXGeneral-Regular" w:hAnsi="STIXGeneral-Regular" w:cs="STIXGeneral-Regular"/>
                          </w:rPr>
                          <m:t>Δ</m:t>
                        </m:r>
                      </m:e>
                      <m:sub>
                        <m:r>
                          <w:rPr>
                            <w:rFonts w:ascii="STIXGeneral-Regular" w:hAnsi="STIXGeneral-Regular" w:cs="STIXGeneral-Regular"/>
                          </w:rPr>
                          <m:t>blue</m:t>
                        </m:r>
                      </m:sub>
                    </m:sSub>
                    <m:sSup>
                      <m:sSupPr>
                        <m:ctrlPr>
                          <w:rPr>
                            <w:rFonts w:ascii="Cambria Math" w:hAnsi="Cambria Math"/>
                          </w:rPr>
                        </m:ctrlPr>
                      </m:sSupPr>
                      <m:e>
                        <m:r>
                          <w:rPr>
                            <w:rFonts w:ascii="Cambria Math" w:hAnsi="Cambria Math"/>
                          </w:rPr>
                          <m:t>]</m:t>
                        </m:r>
                      </m:e>
                      <m:sup>
                        <m:r>
                          <w:rPr>
                            <w:rFonts w:ascii="Cambria Math" w:hAnsi="Cambria Math"/>
                          </w:rPr>
                          <m:t>2</m:t>
                        </m:r>
                      </m:sup>
                    </m:sSup>
                  </m:e>
                </m:groupChr>
                <m:r>
                  <w:rPr>
                    <w:rFonts w:ascii="Cambria Math" w:hAnsi="Cambria Math"/>
                  </w:rPr>
                  <m:t>)+0.716×(</m:t>
                </m:r>
                <m:groupChr>
                  <m:groupChrPr>
                    <m:chr m:val="ˆ"/>
                    <m:pos m:val="top"/>
                    <m:vertJc m:val="bot"/>
                    <m:ctrlPr>
                      <w:rPr>
                        <w:rFonts w:ascii="Cambria Math" w:hAnsi="Cambria Math"/>
                      </w:rPr>
                    </m:ctrlPr>
                  </m:groupChrPr>
                  <m:e>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red</m:t>
                        </m:r>
                      </m:sub>
                    </m:sSub>
                  </m:e>
                </m:groupChr>
                <m:r>
                  <w:rPr>
                    <w:rFonts w:ascii="Cambria Math" w:hAnsi="Cambria Math"/>
                  </w:rPr>
                  <m:t>-</m:t>
                </m:r>
                <m:groupChr>
                  <m:groupChrPr>
                    <m:chr m:val="ˆ"/>
                    <m:pos m:val="top"/>
                    <m:vertJc m:val="bot"/>
                    <m:ctrlPr>
                      <w:rPr>
                        <w:rFonts w:ascii="Cambria Math" w:hAnsi="Cambria Math"/>
                      </w:rPr>
                    </m:ctrlPr>
                  </m:groupChrPr>
                  <m:e>
                    <m:sSub>
                      <m:sSubPr>
                        <m:ctrlPr>
                          <w:rPr>
                            <w:rFonts w:ascii="Cambria Math" w:hAnsi="Cambria Math"/>
                          </w:rPr>
                        </m:ctrlPr>
                      </m:sSubPr>
                      <m:e>
                        <m:r>
                          <w:rPr>
                            <w:rFonts w:ascii="STIXGeneral-Regular" w:hAnsi="STIXGeneral-Regular" w:cs="STIXGeneral-Regular"/>
                          </w:rPr>
                          <m:t>Θ</m:t>
                        </m:r>
                      </m:e>
                      <m:sub>
                        <m:r>
                          <w:rPr>
                            <w:rFonts w:ascii="STIXGeneral-Regular" w:hAnsi="STIXGeneral-Regular" w:cs="STIXGeneral-Regular"/>
                          </w:rPr>
                          <m:t>blue</m:t>
                        </m:r>
                      </m:sub>
                    </m:sSub>
                  </m:e>
                </m:groupChr>
                <m:r>
                  <w:rPr>
                    <w:rFonts w:ascii="Cambria Math" w:hAnsi="Cambria Math"/>
                  </w:rPr>
                  <m:t>)</m:t>
                </m:r>
              </m:e>
            </m:mr>
            <m:mr>
              <m:e>
                <m:r>
                  <w:rPr>
                    <w:rFonts w:ascii="STIXGeneral-Regular" w:hAnsi="STIXGeneral-Regular" w:cs="STIXGeneral-Regular"/>
                  </w:rPr>
                  <m:t>CONTEXT</m:t>
                </m:r>
                <m:r>
                  <w:rPr>
                    <w:rFonts w:ascii="Cambria Math" w:hAnsi="Cambria Math"/>
                  </w:rPr>
                  <m:t>=</m:t>
                </m:r>
              </m:e>
              <m:e>
                <m:r>
                  <w:rPr>
                    <w:rFonts w:ascii="Cambria Math" w:hAnsi="Cambria Math"/>
                  </w:rPr>
                  <m:t>1.526×</m:t>
                </m:r>
                <m:r>
                  <w:rPr>
                    <w:rFonts w:ascii="STIXGeneral-Regular" w:hAnsi="STIXGeneral-Regular" w:cs="STIXGeneral-Regular"/>
                  </w:rPr>
                  <m:t>I</m:t>
                </m:r>
                <m:r>
                  <w:rPr>
                    <w:rFonts w:ascii="Cambria Math" w:hAnsi="Cambria Math"/>
                  </w:rPr>
                  <m:t>(</m:t>
                </m:r>
                <m:r>
                  <m:rPr>
                    <m:sty m:val="p"/>
                  </m:rPr>
                  <w:rPr>
                    <w:rFonts w:ascii="Cambria Math" w:hAnsi="Cambria Math"/>
                  </w:rPr>
                  <m:t>Red</m:t>
                </m:r>
                <m:r>
                  <w:rPr>
                    <w:rFonts w:ascii="Cambria Math" w:hAnsi="Cambria Math"/>
                  </w:rPr>
                  <m:t>=</m:t>
                </m:r>
                <m:r>
                  <m:rPr>
                    <m:sty m:val="p"/>
                  </m:rPr>
                  <w:rPr>
                    <w:rFonts w:ascii="Cambria Math" w:hAnsi="Cambria Math"/>
                  </w:rPr>
                  <m:t>Incumbent</m:t>
                </m:r>
                <m:r>
                  <w:rPr>
                    <w:rFonts w:ascii="Cambria Math" w:hAnsi="Cambria Math"/>
                  </w:rPr>
                  <m:t>)-9.827×(</m:t>
                </m:r>
                <m:r>
                  <m:rPr>
                    <m:sty m:val="p"/>
                  </m:rPr>
                  <w:rPr>
                    <w:rFonts w:ascii="Cambria Math" w:hAnsi="Cambria Math"/>
                  </w:rPr>
                  <m:t>National PVI</m:t>
                </m:r>
                <m:r>
                  <w:rPr>
                    <w:rFonts w:ascii="Cambria Math" w:hAnsi="Cambria Math"/>
                  </w:rPr>
                  <m:t>)</m:t>
                </m:r>
              </m:e>
            </m:mr>
            <m:mr>
              <m:e/>
              <m:e>
                <m:r>
                  <w:rPr>
                    <w:rFonts w:ascii="Cambria Math" w:hAnsi="Cambria Math"/>
                  </w:rPr>
                  <m:t>+5.058×(</m:t>
                </m:r>
                <m:r>
                  <m:rPr>
                    <m:sty m:val="p"/>
                  </m:rPr>
                  <w:rPr>
                    <w:rFonts w:ascii="Cambria Math" w:hAnsi="Cambria Math"/>
                  </w:rPr>
                  <m:t>Regional PVI</m:t>
                </m:r>
                <m:r>
                  <w:rPr>
                    <w:rFonts w:ascii="Cambria Math" w:hAnsi="Cambria Math"/>
                  </w:rPr>
                  <m:t>)+1.744×(</m:t>
                </m:r>
                <m:r>
                  <m:rPr>
                    <m:sty m:val="p"/>
                  </m:rPr>
                  <w:rPr>
                    <w:rFonts w:ascii="Cambria Math" w:hAnsi="Cambria Math"/>
                  </w:rPr>
                  <m:t>Sub-Regional PVI</m:t>
                </m:r>
                <m:r>
                  <w:rPr>
                    <w:rFonts w:ascii="Cambria Math" w:hAnsi="Cambria Math"/>
                  </w:rPr>
                  <m:t>)</m:t>
                </m:r>
              </m:e>
            </m:mr>
            <m:mr>
              <m:e>
                <m:r>
                  <w:rPr>
                    <w:rFonts w:ascii="STIXGeneral-Regular" w:hAnsi="STIXGeneral-Regular" w:cs="STIXGeneral-Regular"/>
                  </w:rPr>
                  <m:t>Pr</m:t>
                </m:r>
                <m:r>
                  <w:rPr>
                    <w:rFonts w:ascii="Cambria Math" w:hAnsi="Cambria Math"/>
                  </w:rPr>
                  <m:t>(</m:t>
                </m:r>
                <m:r>
                  <m:rPr>
                    <m:sty m:val="p"/>
                  </m:rPr>
                  <w:rPr>
                    <w:rFonts w:ascii="Cambria Math" w:hAnsi="Cambria Math"/>
                  </w:rPr>
                  <m:t>Vote Red</m:t>
                </m:r>
                <m:r>
                  <w:rPr>
                    <w:rFonts w:ascii="Cambria Math" w:hAnsi="Cambria Math"/>
                  </w:rPr>
                  <m:t>)=</m:t>
                </m:r>
              </m:e>
              <m:e>
                <m:r>
                  <w:rPr>
                    <w:rFonts w:ascii="STIXGeneral-Regular" w:hAnsi="STIXGeneral-Regular" w:cs="STIXGeneral-Regular"/>
                  </w:rPr>
                  <m:t>Λ</m:t>
                </m:r>
                <m:r>
                  <w:rPr>
                    <w:rFonts w:ascii="Cambria Math" w:hAnsi="Cambria Math"/>
                  </w:rPr>
                  <m:t>{</m:t>
                </m:r>
                <m:sSub>
                  <m:sSubPr>
                    <m:ctrlPr>
                      <w:rPr>
                        <w:rFonts w:ascii="Cambria Math" w:hAnsi="Cambria Math"/>
                      </w:rPr>
                    </m:ctrlPr>
                  </m:sSubPr>
                  <m:e>
                    <m:r>
                      <w:rPr>
                        <w:rFonts w:ascii="STIXGeneral-Regular" w:hAnsi="STIXGeneral-Regular" w:cs="STIXGeneral-Regular"/>
                      </w:rPr>
                      <m:t>k</m:t>
                    </m:r>
                  </m:e>
                  <m:sub>
                    <m:r>
                      <w:rPr>
                        <w:rFonts w:ascii="STIXGeneral-Regular" w:hAnsi="STIXGeneral-Regular" w:cs="STIXGeneral-Regular"/>
                      </w:rPr>
                      <m:t>i</m:t>
                    </m:r>
                  </m:sub>
                </m:sSub>
                <m:r>
                  <w:rPr>
                    <w:rFonts w:ascii="Cambria Math" w:hAnsi="Cambria Math"/>
                  </w:rPr>
                  <m:t>×</m:t>
                </m:r>
                <m:r>
                  <w:rPr>
                    <w:rFonts w:ascii="STIXGeneral-Regular" w:hAnsi="STIXGeneral-Regular" w:cs="STIXGeneral-Regular"/>
                  </w:rPr>
                  <m:t>PREFERENCE</m:t>
                </m:r>
                <m:r>
                  <w:rPr>
                    <w:rFonts w:ascii="Cambria Math" w:hAnsi="Cambria Math"/>
                  </w:rPr>
                  <m:t>+(1-</m:t>
                </m:r>
                <m:sSub>
                  <m:sSubPr>
                    <m:ctrlPr>
                      <w:rPr>
                        <w:rFonts w:ascii="Cambria Math" w:hAnsi="Cambria Math"/>
                      </w:rPr>
                    </m:ctrlPr>
                  </m:sSubPr>
                  <m:e>
                    <m:r>
                      <w:rPr>
                        <w:rFonts w:ascii="STIXGeneral-Regular" w:hAnsi="STIXGeneral-Regular" w:cs="STIXGeneral-Regular"/>
                      </w:rPr>
                      <m:t>k</m:t>
                    </m:r>
                  </m:e>
                  <m:sub>
                    <m:r>
                      <w:rPr>
                        <w:rFonts w:ascii="STIXGeneral-Regular" w:hAnsi="STIXGeneral-Regular" w:cs="STIXGeneral-Regular"/>
                      </w:rPr>
                      <m:t>i</m:t>
                    </m:r>
                  </m:sub>
                </m:sSub>
                <m:r>
                  <w:rPr>
                    <w:rFonts w:ascii="Cambria Math" w:hAnsi="Cambria Math"/>
                  </w:rPr>
                  <m:t>)×</m:t>
                </m:r>
                <m:r>
                  <w:rPr>
                    <w:rFonts w:ascii="STIXGeneral-Regular" w:hAnsi="STIXGeneral-Regular" w:cs="STIXGeneral-Regular"/>
                  </w:rPr>
                  <m:t>CONTEXT</m:t>
                </m:r>
                <m:r>
                  <w:rPr>
                    <w:rFonts w:ascii="Cambria Math" w:hAnsi="Cambria Math"/>
                  </w:rPr>
                  <m:t>+1.215×</m:t>
                </m:r>
                <m:sSub>
                  <m:sSubPr>
                    <m:ctrlPr>
                      <w:rPr>
                        <w:rFonts w:ascii="Cambria Math" w:hAnsi="Cambria Math"/>
                      </w:rPr>
                    </m:ctrlPr>
                  </m:sSubPr>
                  <m:e>
                    <m:r>
                      <w:rPr>
                        <w:rFonts w:ascii="STIXGeneral-Regular" w:hAnsi="STIXGeneral-Regular" w:cs="STIXGeneral-Regular"/>
                      </w:rPr>
                      <m:t>g</m:t>
                    </m:r>
                  </m:e>
                  <m:sub>
                    <m:r>
                      <w:rPr>
                        <w:rFonts w:ascii="STIXGeneral-Regular" w:hAnsi="STIXGeneral-Regular" w:cs="STIXGeneral-Regular"/>
                      </w:rPr>
                      <m:t>i</m:t>
                    </m:r>
                  </m:sub>
                </m:sSub>
                <m:r>
                  <w:rPr>
                    <w:rFonts w:ascii="Cambria Math" w:hAnsi="Cambria Math"/>
                  </w:rPr>
                  <m:t>}</m:t>
                </m:r>
              </m:e>
            </m:mr>
          </m:m>
        </m:oMath>
      </m:oMathPara>
    </w:p>
    <w:p w14:paraId="1538C93A" w14:textId="77777777" w:rsidR="00C37057" w:rsidRDefault="00A26233" w:rsidP="00526FA3">
      <w:pPr>
        <w:pStyle w:val="Bodytext"/>
      </w:pPr>
      <w:r>
        <w:rPr>
          <w:rFonts w:ascii="Cambria" w:eastAsia="Cambria" w:hAnsi="Cambria" w:cs="Cambria"/>
          <w:i/>
        </w:rPr>
        <w:t xml:space="preserve">PREFERENCE </w:t>
      </w:r>
      <w:r>
        <w:t xml:space="preserve">represents individual preference signals (i.e., ideological distance and capacity evaluation. </w:t>
      </w:r>
      <w:r>
        <w:rPr>
          <w:rFonts w:ascii="Cambria" w:eastAsia="Cambria" w:hAnsi="Cambria" w:cs="Cambria"/>
          <w:i/>
        </w:rPr>
        <w:t>B</w:t>
      </w:r>
      <w:r>
        <w:rPr>
          <w:rFonts w:ascii="Cambria" w:eastAsia="Cambria" w:hAnsi="Cambria" w:cs="Cambria"/>
          <w:vertAlign w:val="subscript"/>
        </w:rPr>
        <w:t xml:space="preserve">1 </w:t>
      </w:r>
      <w:r>
        <w:rPr>
          <w:rFonts w:ascii="Cambria" w:eastAsia="Cambria" w:hAnsi="Cambria" w:cs="Cambria"/>
        </w:rPr>
        <w:t>= 0</w:t>
      </w:r>
      <w:r>
        <w:rPr>
          <w:rFonts w:ascii="Cambria" w:eastAsia="Cambria" w:hAnsi="Cambria" w:cs="Cambria"/>
          <w:i/>
        </w:rPr>
        <w:t>.</w:t>
      </w:r>
      <w:r>
        <w:rPr>
          <w:rFonts w:ascii="Cambria" w:eastAsia="Cambria" w:hAnsi="Cambria" w:cs="Cambria"/>
        </w:rPr>
        <w:t xml:space="preserve">198 </w:t>
      </w:r>
      <w:r>
        <w:t xml:space="preserve">and </w:t>
      </w:r>
      <w:r>
        <w:rPr>
          <w:rFonts w:ascii="Cambria" w:eastAsia="Cambria" w:hAnsi="Cambria" w:cs="Cambria"/>
          <w:i/>
        </w:rPr>
        <w:t>B</w:t>
      </w:r>
      <w:r>
        <w:rPr>
          <w:rFonts w:ascii="Cambria" w:eastAsia="Cambria" w:hAnsi="Cambria" w:cs="Cambria"/>
          <w:vertAlign w:val="subscript"/>
        </w:rPr>
        <w:t xml:space="preserve">2 </w:t>
      </w:r>
      <w:r>
        <w:rPr>
          <w:rFonts w:ascii="Cambria" w:eastAsia="Cambria" w:hAnsi="Cambria" w:cs="Cambria"/>
        </w:rPr>
        <w:t>= 0</w:t>
      </w:r>
      <w:r>
        <w:rPr>
          <w:rFonts w:ascii="Cambria" w:eastAsia="Cambria" w:hAnsi="Cambria" w:cs="Cambria"/>
          <w:i/>
        </w:rPr>
        <w:t>.</w:t>
      </w:r>
      <w:r>
        <w:rPr>
          <w:rFonts w:ascii="Cambria" w:eastAsia="Cambria" w:hAnsi="Cambria" w:cs="Cambria"/>
        </w:rPr>
        <w:t>716</w:t>
      </w:r>
      <w:r>
        <w:t xml:space="preserve">.) and </w:t>
      </w:r>
      <w:r>
        <w:rPr>
          <w:rFonts w:ascii="Cambria" w:eastAsia="Cambria" w:hAnsi="Cambria" w:cs="Cambria"/>
          <w:i/>
        </w:rPr>
        <w:t xml:space="preserve">CONTEXT </w:t>
      </w:r>
      <w:r>
        <w:t xml:space="preserve">represents the effect of national and local partisan environments on vote choice. The vote choice probability is determined by the inverse </w:t>
      </w:r>
      <w:proofErr w:type="spellStart"/>
      <w:r>
        <w:t>logit</w:t>
      </w:r>
      <w:proofErr w:type="spellEnd"/>
      <w:r>
        <w:t xml:space="preserve"> function </w:t>
      </w:r>
      <w:r>
        <w:rPr>
          <w:rFonts w:ascii="Cambria" w:eastAsia="Cambria" w:hAnsi="Cambria" w:cs="Cambria"/>
        </w:rPr>
        <w:t xml:space="preserve">Λ </w:t>
      </w:r>
      <w:r>
        <w:t xml:space="preserve">of </w:t>
      </w:r>
      <w:r>
        <w:rPr>
          <w:rFonts w:ascii="Cambria" w:eastAsia="Cambria" w:hAnsi="Cambria" w:cs="Cambria"/>
          <w:i/>
        </w:rPr>
        <w:t>PREFERENCE</w:t>
      </w:r>
      <w:r>
        <w:t xml:space="preserve">, </w:t>
      </w:r>
      <w:r>
        <w:rPr>
          <w:rFonts w:ascii="Cambria" w:eastAsia="Cambria" w:hAnsi="Cambria" w:cs="Cambria"/>
          <w:i/>
        </w:rPr>
        <w:t>CONTEXT</w:t>
      </w:r>
      <w:r>
        <w:t xml:space="preserve">, and the </w:t>
      </w:r>
      <w:proofErr w:type="spellStart"/>
      <w:r>
        <w:t>ingroup</w:t>
      </w:r>
      <w:proofErr w:type="spellEnd"/>
      <w:r>
        <w:t xml:space="preserve"> party utility </w:t>
      </w:r>
      <w:r>
        <w:rPr>
          <w:rFonts w:ascii="Cambria" w:eastAsia="Cambria" w:hAnsi="Cambria" w:cs="Cambria"/>
        </w:rPr>
        <w:t>(</w:t>
      </w:r>
      <w:r>
        <w:rPr>
          <w:rFonts w:ascii="Cambria" w:eastAsia="Cambria" w:hAnsi="Cambria" w:cs="Cambria"/>
          <w:i/>
        </w:rPr>
        <w:t>B</w:t>
      </w:r>
      <w:r>
        <w:rPr>
          <w:rFonts w:ascii="Cambria" w:eastAsia="Cambria" w:hAnsi="Cambria" w:cs="Cambria"/>
          <w:vertAlign w:val="subscript"/>
        </w:rPr>
        <w:t xml:space="preserve">3 </w:t>
      </w:r>
      <w:r>
        <w:rPr>
          <w:rFonts w:ascii="Cambria" w:eastAsia="Cambria" w:hAnsi="Cambria" w:cs="Cambria"/>
        </w:rPr>
        <w:t>= 1</w:t>
      </w:r>
      <w:r>
        <w:rPr>
          <w:rFonts w:ascii="Cambria" w:eastAsia="Cambria" w:hAnsi="Cambria" w:cs="Cambria"/>
          <w:i/>
        </w:rPr>
        <w:t>.</w:t>
      </w:r>
      <w:r>
        <w:rPr>
          <w:rFonts w:ascii="Cambria" w:eastAsia="Cambria" w:hAnsi="Cambria" w:cs="Cambria"/>
        </w:rPr>
        <w:t xml:space="preserve">215) × </w:t>
      </w:r>
      <w:proofErr w:type="spellStart"/>
      <w:r>
        <w:rPr>
          <w:rFonts w:ascii="Cambria" w:eastAsia="Cambria" w:hAnsi="Cambria" w:cs="Cambria"/>
          <w:i/>
        </w:rPr>
        <w:t>g</w:t>
      </w:r>
      <w:r>
        <w:rPr>
          <w:rFonts w:ascii="Cambria" w:eastAsia="Cambria" w:hAnsi="Cambria" w:cs="Cambria"/>
          <w:i/>
          <w:vertAlign w:val="subscript"/>
        </w:rPr>
        <w:t>i</w:t>
      </w:r>
      <w:proofErr w:type="spellEnd"/>
      <w:r>
        <w:t xml:space="preserve">. As discussed in </w:t>
      </w:r>
      <w:del w:id="579" w:author="Jeff March" w:date="2019-06-20T11:31:00Z">
        <w:r w:rsidDel="00F93299">
          <w:delText xml:space="preserve">study </w:delText>
        </w:r>
      </w:del>
      <w:ins w:id="580" w:author="Jeff March" w:date="2019-06-20T11:31:00Z">
        <w:r w:rsidR="00F93299">
          <w:t xml:space="preserve">Studies </w:t>
        </w:r>
      </w:ins>
      <w:r>
        <w:t xml:space="preserve">1 and 2, the effect of individual preferences is increasing in, the effect of contexts is decreasing in, and the effect of partisan group membership is constant across knowledge level </w:t>
      </w:r>
      <w:proofErr w:type="spellStart"/>
      <w:r>
        <w:rPr>
          <w:rFonts w:ascii="Cambria" w:eastAsia="Cambria" w:hAnsi="Cambria" w:cs="Cambria"/>
          <w:i/>
        </w:rPr>
        <w:t>k</w:t>
      </w:r>
      <w:r>
        <w:rPr>
          <w:rFonts w:ascii="Cambria" w:eastAsia="Cambria" w:hAnsi="Cambria" w:cs="Cambria"/>
          <w:i/>
          <w:vertAlign w:val="subscript"/>
        </w:rPr>
        <w:t>i</w:t>
      </w:r>
      <w:proofErr w:type="spellEnd"/>
      <w:r>
        <w:t xml:space="preserve">. The voting function assumes that voters are indifferent between two parties (i.e., vote either party by </w:t>
      </w:r>
      <w:r>
        <w:rPr>
          <w:rFonts w:ascii="Cambria" w:eastAsia="Cambria" w:hAnsi="Cambria" w:cs="Cambria"/>
        </w:rPr>
        <w:t>50%</w:t>
      </w:r>
      <w:r>
        <w:t>) when</w:t>
      </w:r>
      <w:r w:rsidR="00B53E6A">
        <w:rPr>
          <w:rFonts w:eastAsiaTheme="minorEastAsia" w:hint="eastAsia"/>
        </w:rPr>
        <w:t xml:space="preserve"> </w:t>
      </w:r>
      <w:proofErr w:type="spellStart"/>
      <w:r>
        <w:rPr>
          <w:rFonts w:ascii="Cambria" w:eastAsia="Cambria" w:hAnsi="Cambria" w:cs="Cambria"/>
          <w:i/>
        </w:rPr>
        <w:t>k</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 xml:space="preserve">PREFERENCE </w:t>
      </w:r>
      <w:r>
        <w:rPr>
          <w:rFonts w:ascii="Cambria" w:eastAsia="Cambria" w:hAnsi="Cambria" w:cs="Cambria"/>
        </w:rPr>
        <w:t xml:space="preserve">+ (1 − </w:t>
      </w:r>
      <w:proofErr w:type="spellStart"/>
      <w:r>
        <w:rPr>
          <w:rFonts w:ascii="Cambria" w:eastAsia="Cambria" w:hAnsi="Cambria" w:cs="Cambria"/>
          <w:i/>
        </w:rPr>
        <w:t>k</w:t>
      </w:r>
      <w:r>
        <w:rPr>
          <w:rFonts w:ascii="Cambria" w:eastAsia="Cambria" w:hAnsi="Cambria" w:cs="Cambria"/>
          <w:i/>
          <w:vertAlign w:val="subscript"/>
        </w:rPr>
        <w:t>i</w:t>
      </w:r>
      <w:proofErr w:type="spellEnd"/>
      <w:r>
        <w:rPr>
          <w:rFonts w:ascii="Cambria" w:eastAsia="Cambria" w:hAnsi="Cambria" w:cs="Cambria"/>
        </w:rPr>
        <w:t xml:space="preserve">) × </w:t>
      </w:r>
      <w:r>
        <w:rPr>
          <w:rFonts w:ascii="Cambria" w:eastAsia="Cambria" w:hAnsi="Cambria" w:cs="Cambria"/>
          <w:i/>
        </w:rPr>
        <w:t xml:space="preserve">CONTEXT </w:t>
      </w:r>
      <w:r>
        <w:rPr>
          <w:rFonts w:ascii="Cambria" w:eastAsia="Cambria" w:hAnsi="Cambria" w:cs="Cambria"/>
        </w:rPr>
        <w:t>+ 1</w:t>
      </w:r>
      <w:r>
        <w:rPr>
          <w:rFonts w:ascii="Cambria" w:eastAsia="Cambria" w:hAnsi="Cambria" w:cs="Cambria"/>
          <w:i/>
        </w:rPr>
        <w:t>.</w:t>
      </w:r>
      <w:r>
        <w:rPr>
          <w:rFonts w:ascii="Cambria" w:eastAsia="Cambria" w:hAnsi="Cambria" w:cs="Cambria"/>
        </w:rPr>
        <w:t xml:space="preserve">215 × </w:t>
      </w:r>
      <w:proofErr w:type="spellStart"/>
      <w:r>
        <w:rPr>
          <w:rFonts w:ascii="Cambria" w:eastAsia="Cambria" w:hAnsi="Cambria" w:cs="Cambria"/>
          <w:i/>
        </w:rPr>
        <w:t>g</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0</w:t>
      </w:r>
      <w:r>
        <w:t>.</w:t>
      </w:r>
    </w:p>
    <w:p w14:paraId="3E8C6CEB" w14:textId="60BE6668" w:rsidR="00C37057" w:rsidRDefault="00A26233" w:rsidP="00526FA3">
      <w:pPr>
        <w:pStyle w:val="Bodytext"/>
      </w:pPr>
      <w:r>
        <w:t xml:space="preserve">In the following analysis, </w:t>
      </w:r>
      <w:r>
        <w:rPr>
          <w:i/>
        </w:rPr>
        <w:t xml:space="preserve">context-based uninformed voting </w:t>
      </w:r>
      <w:r>
        <w:t xml:space="preserve">refers to the electoral choice according to the above voting function. In contrast, </w:t>
      </w:r>
      <w:r>
        <w:rPr>
          <w:i/>
        </w:rPr>
        <w:t xml:space="preserve">signal-based uninformed voting </w:t>
      </w:r>
      <w:r>
        <w:t xml:space="preserve">reflects the view in previous studies </w:t>
      </w:r>
      <w:del w:id="581" w:author="Marti Childs" w:date="2019-06-21T13:08:00Z">
        <w:r w:rsidDel="00873787">
          <w:delText xml:space="preserve">where </w:delText>
        </w:r>
      </w:del>
      <w:ins w:id="582" w:author="Marti Childs" w:date="2019-06-21T13:08:00Z">
        <w:r w:rsidR="00873787">
          <w:t xml:space="preserve">in which </w:t>
        </w:r>
      </w:ins>
      <w:r>
        <w:t>all voters make decisions based on individual preferences.</w:t>
      </w:r>
    </w:p>
    <w:p w14:paraId="2C3B4BB7" w14:textId="77777777" w:rsidR="00C37057" w:rsidRDefault="00A26233" w:rsidP="00F93299">
      <w:pPr>
        <w:pStyle w:val="Bodytext"/>
      </w:pPr>
      <w:r>
        <w:t>The voting function under this view can be defined as follows:</w:t>
      </w:r>
    </w:p>
    <w:p w14:paraId="79D464DF" w14:textId="77777777" w:rsidR="00C37057" w:rsidRDefault="00A26233">
      <w:pPr>
        <w:spacing w:after="734" w:line="259" w:lineRule="auto"/>
        <w:ind w:left="0" w:firstLine="0"/>
        <w:jc w:val="center"/>
      </w:pPr>
      <w:proofErr w:type="spellStart"/>
      <w:r>
        <w:rPr>
          <w:rFonts w:ascii="Cambria" w:eastAsia="Cambria" w:hAnsi="Cambria" w:cs="Cambria"/>
          <w:i/>
        </w:rPr>
        <w:t>Pr</w:t>
      </w:r>
      <w:proofErr w:type="spellEnd"/>
      <w:r>
        <w:rPr>
          <w:rFonts w:ascii="Cambria" w:eastAsia="Cambria" w:hAnsi="Cambria" w:cs="Cambria"/>
        </w:rPr>
        <w:t>(</w:t>
      </w:r>
      <w:r>
        <w:t>Vote Red</w:t>
      </w:r>
      <w:r>
        <w:rPr>
          <w:rFonts w:ascii="Cambria" w:eastAsia="Cambria" w:hAnsi="Cambria" w:cs="Cambria"/>
        </w:rPr>
        <w:t>) =Λ{</w:t>
      </w:r>
      <w:r>
        <w:rPr>
          <w:rFonts w:ascii="Cambria" w:eastAsia="Cambria" w:hAnsi="Cambria" w:cs="Cambria"/>
          <w:i/>
        </w:rPr>
        <w:t xml:space="preserve">PREFERENCE </w:t>
      </w:r>
      <w:r>
        <w:rPr>
          <w:rFonts w:ascii="Cambria" w:eastAsia="Cambria" w:hAnsi="Cambria" w:cs="Cambria"/>
        </w:rPr>
        <w:t>+ 1</w:t>
      </w:r>
      <w:r>
        <w:rPr>
          <w:rFonts w:ascii="Cambria" w:eastAsia="Cambria" w:hAnsi="Cambria" w:cs="Cambria"/>
          <w:i/>
        </w:rPr>
        <w:t>.</w:t>
      </w:r>
      <w:r>
        <w:rPr>
          <w:rFonts w:ascii="Cambria" w:eastAsia="Cambria" w:hAnsi="Cambria" w:cs="Cambria"/>
        </w:rPr>
        <w:t xml:space="preserve">215 × </w:t>
      </w:r>
      <w:proofErr w:type="spellStart"/>
      <w:r>
        <w:rPr>
          <w:rFonts w:ascii="Cambria" w:eastAsia="Cambria" w:hAnsi="Cambria" w:cs="Cambria"/>
          <w:i/>
        </w:rPr>
        <w:t>g</w:t>
      </w:r>
      <w:r>
        <w:rPr>
          <w:rFonts w:ascii="Cambria" w:eastAsia="Cambria" w:hAnsi="Cambria" w:cs="Cambria"/>
          <w:i/>
          <w:vertAlign w:val="subscript"/>
        </w:rPr>
        <w:t>i</w:t>
      </w:r>
      <w:proofErr w:type="spellEnd"/>
      <w:r>
        <w:rPr>
          <w:rFonts w:ascii="Cambria" w:eastAsia="Cambria" w:hAnsi="Cambria" w:cs="Cambria"/>
        </w:rPr>
        <w:t>}</w:t>
      </w:r>
    </w:p>
    <w:p w14:paraId="642EC475" w14:textId="77777777" w:rsidR="00C37057" w:rsidRDefault="00A26233" w:rsidP="00526FA3">
      <w:pPr>
        <w:pStyle w:val="Bodytext"/>
      </w:pPr>
      <w:r>
        <w:t>It is clear from the above formulation that under signal-based uninformed voting, knowledge influence</w:t>
      </w:r>
      <w:ins w:id="583" w:author="Jeff March" w:date="2019-06-20T11:32:00Z">
        <w:r w:rsidR="00F93299">
          <w:t>s</w:t>
        </w:r>
      </w:ins>
      <w:r>
        <w:t xml:space="preserve"> preference formation </w:t>
      </w:r>
      <w:commentRangeStart w:id="584"/>
      <w:r>
        <w:t>but not how preference influences voting decision</w:t>
      </w:r>
      <w:ins w:id="585" w:author="Jeff March" w:date="2019-06-20T11:33:00Z">
        <w:r w:rsidR="00F93299">
          <w:t>s</w:t>
        </w:r>
      </w:ins>
      <w:commentRangeEnd w:id="584"/>
      <w:r w:rsidR="00F93299">
        <w:rPr>
          <w:rStyle w:val="CommentReference"/>
          <w:vanish/>
        </w:rPr>
        <w:commentReference w:id="584"/>
      </w:r>
      <w:r>
        <w:t>. Also, signal</w:t>
      </w:r>
      <w:r w:rsidR="00B53E6A">
        <w:t>-</w:t>
      </w:r>
      <w:r>
        <w:t>based uninformed voting assumes that contexts play no role in vote choice.</w:t>
      </w:r>
    </w:p>
    <w:p w14:paraId="7133A9AC" w14:textId="77777777" w:rsidR="00C37057" w:rsidRDefault="00A26233">
      <w:pPr>
        <w:pStyle w:val="Heading2"/>
        <w:ind w:left="-5"/>
      </w:pPr>
      <w:r>
        <w:t>Variables</w:t>
      </w:r>
    </w:p>
    <w:p w14:paraId="66011E46" w14:textId="77777777" w:rsidR="00C37057" w:rsidDel="00F93299" w:rsidRDefault="00A26233" w:rsidP="00526FA3">
      <w:pPr>
        <w:pStyle w:val="Bodytextnoindent"/>
        <w:rPr>
          <w:del w:id="586" w:author="Jeff March" w:date="2019-06-20T11:35:00Z"/>
        </w:rPr>
      </w:pPr>
      <w:r>
        <w:t xml:space="preserve">The single run of simulation consists of </w:t>
      </w:r>
      <w:r>
        <w:rPr>
          <w:rFonts w:ascii="Cambria" w:eastAsia="Cambria" w:hAnsi="Cambria" w:cs="Cambria"/>
        </w:rPr>
        <w:t xml:space="preserve">25 </w:t>
      </w:r>
      <w:r>
        <w:t>consecutive elections with the fixed set of voters.</w:t>
      </w:r>
      <w:r>
        <w:rPr>
          <w:color w:val="FF0000"/>
          <w:vertAlign w:val="superscript"/>
        </w:rPr>
        <w:footnoteReference w:id="8"/>
      </w:r>
      <w:ins w:id="595" w:author="Jeff March" w:date="2019-06-20T11:35:00Z">
        <w:r w:rsidR="00F93299">
          <w:t xml:space="preserve"> </w:t>
        </w:r>
      </w:ins>
    </w:p>
    <w:p w14:paraId="53F347C2" w14:textId="77777777" w:rsidR="00C37057" w:rsidDel="00F93299" w:rsidRDefault="00A26233" w:rsidP="00526FA3">
      <w:pPr>
        <w:pStyle w:val="Bodytextnoindent"/>
        <w:rPr>
          <w:del w:id="596" w:author="Jeff March" w:date="2019-06-20T11:36:00Z"/>
        </w:rPr>
      </w:pPr>
      <w:r>
        <w:t>In each simulation run, only the common factor of voter ideology (</w:t>
      </w:r>
      <w:r>
        <w:rPr>
          <w:rFonts w:ascii="Cambria" w:eastAsia="Cambria" w:hAnsi="Cambria" w:cs="Cambria"/>
          <w:i/>
        </w:rPr>
        <w:t>α</w:t>
      </w:r>
      <w:r>
        <w:t>) and incumbent capacity</w:t>
      </w:r>
      <w:ins w:id="597" w:author="Jeff March" w:date="2019-06-20T11:35:00Z">
        <w:r w:rsidR="00F93299">
          <w:t xml:space="preserve"> </w:t>
        </w:r>
      </w:ins>
    </w:p>
    <w:p w14:paraId="3714BFA2" w14:textId="77777777" w:rsidR="00C37057" w:rsidDel="00F93299" w:rsidRDefault="00A26233" w:rsidP="00526FA3">
      <w:pPr>
        <w:pStyle w:val="Bodytextnoindent"/>
        <w:rPr>
          <w:del w:id="598" w:author="Jeff March" w:date="2019-06-20T11:36:00Z"/>
        </w:rPr>
      </w:pPr>
      <w:r>
        <w:t>(</w:t>
      </w:r>
      <w:proofErr w:type="spellStart"/>
      <w:r>
        <w:rPr>
          <w:rFonts w:ascii="Cambria" w:eastAsia="Cambria" w:hAnsi="Cambria" w:cs="Cambria"/>
        </w:rPr>
        <w:t>Θ</w:t>
      </w:r>
      <w:r>
        <w:rPr>
          <w:rFonts w:ascii="Cambria" w:eastAsia="Cambria" w:hAnsi="Cambria" w:cs="Cambria"/>
          <w:i/>
          <w:vertAlign w:val="subscript"/>
        </w:rPr>
        <w:t>incumbent</w:t>
      </w:r>
      <w:proofErr w:type="spellEnd"/>
      <w:r>
        <w:t>) changes randomly across elections.</w:t>
      </w:r>
      <w:r>
        <w:rPr>
          <w:color w:val="FF0000"/>
          <w:vertAlign w:val="superscript"/>
        </w:rPr>
        <w:footnoteReference w:id="9"/>
      </w:r>
      <w:r>
        <w:rPr>
          <w:color w:val="FF0000"/>
          <w:vertAlign w:val="superscript"/>
        </w:rPr>
        <w:t xml:space="preserve"> </w:t>
      </w:r>
      <w:r>
        <w:t>Those changes intend to capture the realistic</w:t>
      </w:r>
      <w:ins w:id="607" w:author="Jeff March" w:date="2019-06-20T11:36:00Z">
        <w:r w:rsidR="00F93299">
          <w:t xml:space="preserve"> </w:t>
        </w:r>
      </w:ins>
    </w:p>
    <w:p w14:paraId="320881BE" w14:textId="77777777" w:rsidR="00AC2629" w:rsidRDefault="00A26233" w:rsidP="00AC2629">
      <w:pPr>
        <w:pStyle w:val="Bodytextnoindent"/>
        <w:pPrChange w:id="608" w:author="Jeff March" w:date="2019-06-20T11:36:00Z">
          <w:pPr>
            <w:spacing w:after="0" w:line="480" w:lineRule="auto"/>
            <w:ind w:left="-14" w:right="173" w:firstLine="360"/>
            <w:jc w:val="left"/>
          </w:pPr>
        </w:pPrChange>
      </w:pPr>
      <w:r>
        <w:t>movement in voter preferences over time.</w:t>
      </w:r>
    </w:p>
    <w:p w14:paraId="0B663257" w14:textId="77777777" w:rsidR="00C37057" w:rsidRDefault="00A26233" w:rsidP="00521091">
      <w:pPr>
        <w:pStyle w:val="Bodytext"/>
      </w:pPr>
      <w:r>
        <w:t>To experiment on the consequences of uninformed voting, three factors come into consideration when we think about how context-based uninformed voting differ</w:t>
      </w:r>
      <w:ins w:id="609" w:author="Jeff March" w:date="2019-06-20T12:06:00Z">
        <w:r w:rsidR="00521091">
          <w:t>s</w:t>
        </w:r>
      </w:ins>
      <w:r>
        <w:t xml:space="preserve"> from the previous illustration of uninformed voting as solely based on individual preference signals. The first factor is the inequality in knowledge level across partisan groups. Under signal-based uninformed voting, voters who belong to groups with a higher level of knowledge may benefit more from elections than </w:t>
      </w:r>
      <w:ins w:id="610" w:author="Jeff March" w:date="2019-06-20T12:06:00Z">
        <w:r w:rsidR="00521091">
          <w:t xml:space="preserve">do </w:t>
        </w:r>
      </w:ins>
      <w:r>
        <w:t xml:space="preserve">voters who belong to groups with a lower level of knowledge. The question is whether the context-based uninformed voting can adjust this group inequality. In the simulation, while the average level of knowledge stays constant at </w:t>
      </w:r>
      <w:r>
        <w:rPr>
          <w:rFonts w:ascii="Cambria" w:eastAsia="Cambria" w:hAnsi="Cambria" w:cs="Cambria"/>
        </w:rPr>
        <w:t>0</w:t>
      </w:r>
      <w:r>
        <w:rPr>
          <w:rFonts w:ascii="Cambria" w:eastAsia="Cambria" w:hAnsi="Cambria" w:cs="Cambria"/>
          <w:i/>
        </w:rPr>
        <w:t>.</w:t>
      </w:r>
      <w:r>
        <w:rPr>
          <w:rFonts w:ascii="Cambria" w:eastAsia="Cambria" w:hAnsi="Cambria" w:cs="Cambria"/>
        </w:rPr>
        <w:t>65</w:t>
      </w:r>
      <w:r>
        <w:t>, two voter groups are assigned with differing average level</w:t>
      </w:r>
      <w:ins w:id="611" w:author="Jeff March" w:date="2019-06-20T12:07:00Z">
        <w:r w:rsidR="00521091">
          <w:t>s</w:t>
        </w:r>
      </w:ins>
      <w:r>
        <w:t xml:space="preserve"> of knowledge. Specifically, I assign lower</w:t>
      </w:r>
      <w:r w:rsidR="00B53E6A">
        <w:rPr>
          <w:rFonts w:eastAsiaTheme="minorEastAsia"/>
        </w:rPr>
        <w:t xml:space="preserve"> </w:t>
      </w:r>
      <w:r>
        <w:t xml:space="preserve">mean knowledge levels for </w:t>
      </w:r>
      <w:ins w:id="612" w:author="Jeff March" w:date="2019-06-20T12:07:00Z">
        <w:r w:rsidR="00521091">
          <w:t xml:space="preserve">the </w:t>
        </w:r>
      </w:ins>
      <w:r>
        <w:t xml:space="preserve">blue group (i.e., </w:t>
      </w:r>
      <m:oMath>
        <m:bar>
          <m:barPr>
            <m:pos m:val="top"/>
            <m:ctrlPr>
              <w:rPr>
                <w:rFonts w:ascii="Cambria Math" w:hAnsi="Cambria Math"/>
              </w:rPr>
            </m:ctrlPr>
          </m:barPr>
          <m:e>
            <m:sSub>
              <m:sSubPr>
                <m:ctrlPr>
                  <w:rPr>
                    <w:rFonts w:ascii="Cambria Math" w:hAnsi="Cambria Math"/>
                  </w:rPr>
                </m:ctrlPr>
              </m:sSubPr>
              <m:e>
                <m:r>
                  <w:rPr>
                    <w:rFonts w:ascii="STIXGeneral-Regular" w:hAnsi="STIXGeneral-Regular" w:cs="STIXGeneral-Regular"/>
                  </w:rPr>
                  <m:t>k</m:t>
                </m:r>
              </m:e>
              <m:sub>
                <m:r>
                  <w:rPr>
                    <w:rFonts w:ascii="STIXGeneral-Regular" w:hAnsi="STIXGeneral-Regular" w:cs="STIXGeneral-Regular"/>
                  </w:rPr>
                  <m:t>blue</m:t>
                </m:r>
              </m:sub>
            </m:sSub>
          </m:e>
        </m:bar>
        <m:r>
          <w:rPr>
            <w:rFonts w:ascii="Songti SC Black" w:hAnsi="Songti SC Black" w:cs="Songti SC Black"/>
          </w:rPr>
          <m:t>∈</m:t>
        </m:r>
        <m:r>
          <w:rPr>
            <w:rFonts w:ascii="Cambria Math" w:hAnsi="Cambria Math"/>
          </w:rPr>
          <m:t>{0.45,0.50,0.55,0.60,0.65}</m:t>
        </m:r>
      </m:oMath>
      <w:r>
        <w:t xml:space="preserve">) than for </w:t>
      </w:r>
      <w:ins w:id="613" w:author="Jeff March" w:date="2019-06-20T12:07:00Z">
        <w:r w:rsidR="00521091">
          <w:t xml:space="preserve">the </w:t>
        </w:r>
      </w:ins>
      <w:r>
        <w:t>red</w:t>
      </w:r>
      <w:r w:rsidR="00B53E6A">
        <w:t xml:space="preserve"> </w:t>
      </w:r>
      <w:r>
        <w:t xml:space="preserve">group (i.e., </w:t>
      </w:r>
      <m:oMath>
        <m:bar>
          <m:barPr>
            <m:pos m:val="top"/>
            <m:ctrlPr>
              <w:rPr>
                <w:rFonts w:ascii="Cambria Math" w:hAnsi="Cambria Math"/>
              </w:rPr>
            </m:ctrlPr>
          </m:barPr>
          <m:e>
            <m:sSub>
              <m:sSubPr>
                <m:ctrlPr>
                  <w:rPr>
                    <w:rFonts w:ascii="Cambria Math" w:hAnsi="Cambria Math"/>
                  </w:rPr>
                </m:ctrlPr>
              </m:sSubPr>
              <m:e>
                <m:r>
                  <w:rPr>
                    <w:rFonts w:ascii="STIXGeneral-Regular" w:hAnsi="STIXGeneral-Regular" w:cs="STIXGeneral-Regular"/>
                  </w:rPr>
                  <m:t>k</m:t>
                </m:r>
              </m:e>
              <m:sub>
                <m:r>
                  <w:rPr>
                    <w:rFonts w:ascii="STIXGeneral-Regular" w:hAnsi="STIXGeneral-Regular" w:cs="STIXGeneral-Regular"/>
                  </w:rPr>
                  <m:t>red</m:t>
                </m:r>
              </m:sub>
            </m:sSub>
          </m:e>
        </m:bar>
        <m:r>
          <w:rPr>
            <w:rFonts w:ascii="Songti SC Black" w:hAnsi="Songti SC Black" w:cs="Songti SC Black"/>
          </w:rPr>
          <m:t>∈</m:t>
        </m:r>
        <m:r>
          <w:rPr>
            <w:rFonts w:ascii="Cambria Math" w:hAnsi="Cambria Math"/>
          </w:rPr>
          <m:t>{0.85,0.80,0.75,0.70,0.65}</m:t>
        </m:r>
      </m:oMath>
      <w:r>
        <w:t>).</w:t>
      </w:r>
    </w:p>
    <w:p w14:paraId="6AA5DEB0" w14:textId="77777777" w:rsidR="00C37057" w:rsidDel="00521091" w:rsidRDefault="00A26233" w:rsidP="00521091">
      <w:pPr>
        <w:pStyle w:val="Bodytext"/>
        <w:rPr>
          <w:del w:id="614" w:author="Jeff March" w:date="2019-06-20T12:08:00Z"/>
        </w:rPr>
      </w:pPr>
      <w:r>
        <w:t>The second factor is the extent of common bias in the reception of preference signals. If the strength and direction of bias are randomly distributed across individuals, all biases are expected to cancel out in the aggregated preferences (</w:t>
      </w:r>
      <w:r>
        <w:rPr>
          <w:color w:val="0000FF"/>
        </w:rPr>
        <w:t>Page and Shapiro 1992</w:t>
      </w:r>
      <w:r>
        <w:t>). Under this condition, context-based uninformed voting may produce error rather than improvement in the aggregated electoral outcome. On the other hand, if preference signals are commonly biased toward one direction, context-based uninformed voting may play a role to adjust for signal bias. To explore the above consideration, two types of common bias are introduced in the simulation. The first type is the constant common bias across all elections within each simulation run</w:t>
      </w:r>
      <w:ins w:id="615" w:author="Jeff March" w:date="2019-06-20T12:08:00Z">
        <w:r w:rsidR="00521091">
          <w:t>,</w:t>
        </w:r>
      </w:ins>
      <w:r>
        <w:t xml:space="preserve"> and the second type is the common bias that randomly changes across</w:t>
      </w:r>
      <w:ins w:id="616" w:author="Jeff March" w:date="2019-06-20T12:08:00Z">
        <w:r w:rsidR="00521091">
          <w:t xml:space="preserve"> </w:t>
        </w:r>
      </w:ins>
    </w:p>
    <w:p w14:paraId="785CF0C8" w14:textId="77777777" w:rsidR="00C37057" w:rsidRDefault="00A26233" w:rsidP="00521091">
      <w:pPr>
        <w:pStyle w:val="Bodytext"/>
      </w:pPr>
      <w:r>
        <w:t>elections.</w:t>
      </w:r>
    </w:p>
    <w:p w14:paraId="208E299C" w14:textId="036B85B7" w:rsidR="000E1CAB" w:rsidRDefault="00A26233" w:rsidP="00521091">
      <w:pPr>
        <w:pStyle w:val="Bodytext"/>
      </w:pPr>
      <w:r>
        <w:t xml:space="preserve">The third factor is the level of geographic sorting. This factor is potentially important, because if voters select </w:t>
      </w:r>
      <w:del w:id="617" w:author="Marti Childs" w:date="2019-06-21T13:13:00Z">
        <w:r w:rsidDel="00873787">
          <w:delText xml:space="preserve">into </w:delText>
        </w:r>
      </w:del>
      <w:r>
        <w:t>the community with people of similar political preferences (</w:t>
      </w:r>
      <w:r>
        <w:rPr>
          <w:color w:val="0000FF"/>
        </w:rPr>
        <w:t xml:space="preserve">Tam Cho, Gimpel and </w:t>
      </w:r>
      <w:proofErr w:type="spellStart"/>
      <w:r>
        <w:rPr>
          <w:color w:val="0000FF"/>
        </w:rPr>
        <w:t>Hui</w:t>
      </w:r>
      <w:proofErr w:type="spellEnd"/>
      <w:r>
        <w:rPr>
          <w:color w:val="0000FF"/>
        </w:rPr>
        <w:t xml:space="preserve"> 2013</w:t>
      </w:r>
      <w:r>
        <w:t>), local and national partisan environments would look</w:t>
      </w:r>
      <w:r w:rsidR="00B53E6A">
        <w:t xml:space="preserve"> </w:t>
      </w:r>
      <w:r>
        <w:t>systematically different. In the simulation, the level of geographic sorting is manipulated by running the classic segregation model (</w:t>
      </w:r>
      <w:r>
        <w:rPr>
          <w:color w:val="0000FF"/>
        </w:rPr>
        <w:t>Schelling 1969</w:t>
      </w:r>
      <w:r>
        <w:t xml:space="preserve">) prior to holding elections. This model starts in the same </w:t>
      </w:r>
      <w:commentRangeStart w:id="618"/>
      <w:del w:id="619" w:author="Jeff March" w:date="2019-06-20T12:56:00Z">
        <w:r w:rsidDel="00C973F3">
          <w:delText xml:space="preserve">spacial </w:delText>
        </w:r>
      </w:del>
      <w:ins w:id="620" w:author="Jeff March" w:date="2019-06-20T12:56:00Z">
        <w:r w:rsidR="00C973F3">
          <w:t xml:space="preserve">spatial </w:t>
        </w:r>
      </w:ins>
      <w:commentRangeEnd w:id="618"/>
      <w:r w:rsidR="00C973F3">
        <w:rPr>
          <w:rStyle w:val="CommentReference"/>
          <w:vanish/>
        </w:rPr>
        <w:commentReference w:id="618"/>
      </w:r>
      <w:r>
        <w:t xml:space="preserve">setting as the current election model. Then agents move around the grid randomly until the proportion of </w:t>
      </w:r>
      <w:proofErr w:type="spellStart"/>
      <w:r>
        <w:t>outgroup</w:t>
      </w:r>
      <w:proofErr w:type="spellEnd"/>
      <w:r>
        <w:t xml:space="preserve"> members in one’s adjacent cells goes below the common tolerance threshold. For example, if the tolerance threshold is </w:t>
      </w:r>
      <w:r>
        <w:rPr>
          <w:rFonts w:ascii="Cambria" w:eastAsia="Cambria" w:hAnsi="Cambria" w:cs="Cambria"/>
        </w:rPr>
        <w:t>0</w:t>
      </w:r>
      <w:r>
        <w:rPr>
          <w:rFonts w:ascii="Cambria" w:eastAsia="Cambria" w:hAnsi="Cambria" w:cs="Cambria"/>
          <w:i/>
        </w:rPr>
        <w:t>.</w:t>
      </w:r>
      <w:r>
        <w:rPr>
          <w:rFonts w:ascii="Cambria" w:eastAsia="Cambria" w:hAnsi="Cambria" w:cs="Cambria"/>
        </w:rPr>
        <w:t>5</w:t>
      </w:r>
      <w:r>
        <w:t xml:space="preserve">, an agent moves around the grid until </w:t>
      </w:r>
      <w:del w:id="621" w:author="Jeff March" w:date="2019-06-20T12:58:00Z">
        <w:r w:rsidDel="00CA4CE4">
          <w:delText xml:space="preserve">the </w:delText>
        </w:r>
      </w:del>
      <w:r>
        <w:t xml:space="preserve">half or </w:t>
      </w:r>
      <w:del w:id="622" w:author="Jeff March" w:date="2019-06-20T12:58:00Z">
        <w:r w:rsidDel="00CA4CE4">
          <w:delText xml:space="preserve">less </w:delText>
        </w:r>
      </w:del>
      <w:ins w:id="623" w:author="Jeff March" w:date="2019-06-20T12:58:00Z">
        <w:r w:rsidR="00CA4CE4">
          <w:t xml:space="preserve">fewer </w:t>
        </w:r>
      </w:ins>
      <w:r>
        <w:t xml:space="preserve">of one’s adjacent cells are filled by </w:t>
      </w:r>
      <w:proofErr w:type="spellStart"/>
      <w:r>
        <w:t>outgroup</w:t>
      </w:r>
      <w:proofErr w:type="spellEnd"/>
      <w:r>
        <w:t xml:space="preserve"> members. It is known that this micro process of segregation has a substantial influence on the segregation at the macro level. I manipulate</w:t>
      </w:r>
      <w:ins w:id="624" w:author="Jeff March" w:date="2019-06-20T12:58:00Z">
        <w:r w:rsidR="00CA4CE4">
          <w:t>d</w:t>
        </w:r>
      </w:ins>
      <w:r>
        <w:t xml:space="preserve"> the level of geographic sorting </w:t>
      </w:r>
      <w:r w:rsidR="000E1CAB">
        <w:t>by setting low (</w:t>
      </w:r>
      <w:r w:rsidR="000E1CAB">
        <w:rPr>
          <w:rFonts w:ascii="Cambria" w:eastAsia="Cambria" w:hAnsi="Cambria" w:cs="Cambria"/>
        </w:rPr>
        <w:t>= 0</w:t>
      </w:r>
      <w:r w:rsidR="000E1CAB">
        <w:rPr>
          <w:rFonts w:ascii="Cambria" w:eastAsia="Cambria" w:hAnsi="Cambria" w:cs="Cambria"/>
          <w:i/>
        </w:rPr>
        <w:t>.</w:t>
      </w:r>
      <w:r w:rsidR="000E1CAB">
        <w:rPr>
          <w:rFonts w:ascii="Cambria" w:eastAsia="Cambria" w:hAnsi="Cambria" w:cs="Cambria"/>
        </w:rPr>
        <w:t>3</w:t>
      </w:r>
      <w:r w:rsidR="000E1CAB">
        <w:t>) and high (</w:t>
      </w:r>
      <w:r w:rsidR="000E1CAB">
        <w:rPr>
          <w:rFonts w:ascii="Cambria" w:eastAsia="Cambria" w:hAnsi="Cambria" w:cs="Cambria"/>
        </w:rPr>
        <w:t>= 0</w:t>
      </w:r>
      <w:r w:rsidR="000E1CAB">
        <w:rPr>
          <w:rFonts w:ascii="Cambria" w:eastAsia="Cambria" w:hAnsi="Cambria" w:cs="Cambria"/>
          <w:i/>
        </w:rPr>
        <w:t>.</w:t>
      </w:r>
      <w:r w:rsidR="000E1CAB">
        <w:rPr>
          <w:rFonts w:ascii="Cambria" w:eastAsia="Cambria" w:hAnsi="Cambria" w:cs="Cambria"/>
        </w:rPr>
        <w:t>8</w:t>
      </w:r>
      <w:r w:rsidR="000E1CAB">
        <w:t>) thresholds of tolerance.</w:t>
      </w:r>
    </w:p>
    <w:p w14:paraId="08DF1061" w14:textId="77777777" w:rsidR="000E1CAB" w:rsidRDefault="000E1CAB" w:rsidP="000E1CAB">
      <w:pPr>
        <w:spacing w:line="420" w:lineRule="auto"/>
        <w:ind w:left="-15" w:right="179" w:firstLine="0"/>
        <w:rPr>
          <w:rFonts w:eastAsiaTheme="minorEastAsia"/>
        </w:rPr>
      </w:pPr>
    </w:p>
    <w:p w14:paraId="70841062" w14:textId="77777777" w:rsidR="00C37057" w:rsidRDefault="00A26233" w:rsidP="00310EBB">
      <w:pPr>
        <w:pStyle w:val="Figurecaption"/>
      </w:pPr>
      <w:r>
        <w:t>Figure 5:</w:t>
      </w:r>
      <w:del w:id="625" w:author="Jeff March" w:date="2019-06-20T13:00:00Z">
        <w:r w:rsidDel="00310EBB">
          <w:delText xml:space="preserve"> </w:delText>
        </w:r>
      </w:del>
      <w:ins w:id="626" w:author="Jeff March" w:date="2019-06-20T13:00:00Z">
        <w:r w:rsidR="00310EBB">
          <w:tab/>
        </w:r>
      </w:ins>
      <w:r>
        <w:t xml:space="preserve">How </w:t>
      </w:r>
      <w:del w:id="627" w:author="Jeff March" w:date="2019-06-20T13:00:00Z">
        <w:r w:rsidDel="00310EBB">
          <w:delText>M</w:delText>
        </w:r>
      </w:del>
      <w:ins w:id="628" w:author="Jeff March" w:date="2019-06-20T13:00:00Z">
        <w:r w:rsidR="00310EBB">
          <w:t>m</w:t>
        </w:r>
      </w:ins>
      <w:r>
        <w:t>icro</w:t>
      </w:r>
      <w:del w:id="629" w:author="Jeff March" w:date="2019-06-20T13:00:00Z">
        <w:r w:rsidDel="00310EBB">
          <w:delText xml:space="preserve"> </w:delText>
        </w:r>
      </w:del>
      <w:ins w:id="630" w:author="Jeff March" w:date="2019-06-20T13:00:00Z">
        <w:r w:rsidR="00310EBB">
          <w:t>-</w:t>
        </w:r>
      </w:ins>
      <w:del w:id="631" w:author="Jeff March" w:date="2019-06-20T13:00:00Z">
        <w:r w:rsidDel="00310EBB">
          <w:delText>L</w:delText>
        </w:r>
      </w:del>
      <w:ins w:id="632" w:author="Jeff March" w:date="2019-06-20T13:00:00Z">
        <w:r w:rsidR="00310EBB">
          <w:t>l</w:t>
        </w:r>
      </w:ins>
      <w:r>
        <w:t xml:space="preserve">evel </w:t>
      </w:r>
      <w:del w:id="633" w:author="Jeff March" w:date="2019-06-20T13:00:00Z">
        <w:r w:rsidDel="00310EBB">
          <w:delText>S</w:delText>
        </w:r>
      </w:del>
      <w:ins w:id="634" w:author="Jeff March" w:date="2019-06-20T13:00:00Z">
        <w:r w:rsidR="00310EBB">
          <w:t>s</w:t>
        </w:r>
      </w:ins>
      <w:r>
        <w:t xml:space="preserve">egregation </w:t>
      </w:r>
      <w:del w:id="635" w:author="Jeff March" w:date="2019-06-20T13:01:00Z">
        <w:r w:rsidDel="00310EBB">
          <w:delText>T</w:delText>
        </w:r>
      </w:del>
      <w:ins w:id="636" w:author="Jeff March" w:date="2019-06-20T13:01:00Z">
        <w:r w:rsidR="00310EBB">
          <w:t>t</w:t>
        </w:r>
      </w:ins>
      <w:r>
        <w:t xml:space="preserve">ranslates to </w:t>
      </w:r>
      <w:del w:id="637" w:author="Jeff March" w:date="2019-06-20T13:01:00Z">
        <w:r w:rsidDel="00310EBB">
          <w:delText>M</w:delText>
        </w:r>
      </w:del>
      <w:ins w:id="638" w:author="Jeff March" w:date="2019-06-20T13:01:00Z">
        <w:r w:rsidR="00310EBB">
          <w:t>m</w:t>
        </w:r>
      </w:ins>
      <w:r>
        <w:t>acro</w:t>
      </w:r>
      <w:del w:id="639" w:author="Jeff March" w:date="2019-06-20T13:01:00Z">
        <w:r w:rsidDel="00310EBB">
          <w:delText xml:space="preserve"> </w:delText>
        </w:r>
      </w:del>
      <w:ins w:id="640" w:author="Jeff March" w:date="2019-06-20T13:01:00Z">
        <w:r w:rsidR="00310EBB">
          <w:t>-</w:t>
        </w:r>
      </w:ins>
      <w:del w:id="641" w:author="Jeff March" w:date="2019-06-20T13:01:00Z">
        <w:r w:rsidDel="00310EBB">
          <w:delText>L</w:delText>
        </w:r>
      </w:del>
      <w:ins w:id="642" w:author="Jeff March" w:date="2019-06-20T13:01:00Z">
        <w:r w:rsidR="00310EBB">
          <w:t>l</w:t>
        </w:r>
      </w:ins>
      <w:r>
        <w:t xml:space="preserve">evel </w:t>
      </w:r>
      <w:del w:id="643" w:author="Jeff March" w:date="2019-06-20T13:01:00Z">
        <w:r w:rsidDel="00310EBB">
          <w:delText>G</w:delText>
        </w:r>
      </w:del>
      <w:ins w:id="644" w:author="Jeff March" w:date="2019-06-20T13:01:00Z">
        <w:r w:rsidR="00310EBB">
          <w:t>g</w:t>
        </w:r>
      </w:ins>
      <w:r>
        <w:t xml:space="preserve">eographic </w:t>
      </w:r>
      <w:del w:id="645" w:author="Jeff March" w:date="2019-06-20T13:01:00Z">
        <w:r w:rsidDel="00310EBB">
          <w:delText>S</w:delText>
        </w:r>
      </w:del>
      <w:ins w:id="646" w:author="Jeff March" w:date="2019-06-20T13:01:00Z">
        <w:r w:rsidR="00310EBB">
          <w:t>s</w:t>
        </w:r>
      </w:ins>
      <w:r>
        <w:t xml:space="preserve">orting (Tolerance </w:t>
      </w:r>
      <w:r>
        <w:rPr>
          <w:rFonts w:ascii="Cambria" w:eastAsia="Cambria" w:hAnsi="Cambria" w:cs="Cambria"/>
        </w:rPr>
        <w:t>= 0</w:t>
      </w:r>
      <w:r>
        <w:rPr>
          <w:rFonts w:ascii="Cambria" w:eastAsia="Cambria" w:hAnsi="Cambria" w:cs="Cambria"/>
          <w:i/>
        </w:rPr>
        <w:t>.</w:t>
      </w:r>
      <w:r>
        <w:rPr>
          <w:rFonts w:ascii="Cambria" w:eastAsia="Cambria" w:hAnsi="Cambria" w:cs="Cambria"/>
        </w:rPr>
        <w:t>5</w:t>
      </w:r>
      <w:r>
        <w:t>)</w:t>
      </w:r>
    </w:p>
    <w:p w14:paraId="157573D1" w14:textId="77777777" w:rsidR="00C37057" w:rsidRDefault="00A26233">
      <w:pPr>
        <w:spacing w:after="450" w:line="259" w:lineRule="auto"/>
        <w:ind w:left="0" w:right="0" w:firstLine="0"/>
        <w:jc w:val="left"/>
      </w:pPr>
      <w:r>
        <w:rPr>
          <w:noProof/>
          <w:lang w:eastAsia="en-US"/>
        </w:rPr>
        <w:drawing>
          <wp:inline distT="0" distB="0" distL="0" distR="0" wp14:anchorId="22390432" wp14:editId="0062C38A">
            <wp:extent cx="5943615" cy="1955239"/>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12"/>
                    <a:stretch>
                      <a:fillRect/>
                    </a:stretch>
                  </pic:blipFill>
                  <pic:spPr>
                    <a:xfrm>
                      <a:off x="0" y="0"/>
                      <a:ext cx="5943615" cy="1955239"/>
                    </a:xfrm>
                    <a:prstGeom prst="rect">
                      <a:avLst/>
                    </a:prstGeom>
                  </pic:spPr>
                </pic:pic>
              </a:graphicData>
            </a:graphic>
          </wp:inline>
        </w:drawing>
      </w:r>
    </w:p>
    <w:p w14:paraId="55E8E846" w14:textId="77777777" w:rsidR="00C37057" w:rsidRDefault="00C37057">
      <w:pPr>
        <w:spacing w:after="185"/>
        <w:ind w:left="-5" w:right="179"/>
      </w:pPr>
    </w:p>
    <w:p w14:paraId="6323ACFB" w14:textId="77777777" w:rsidR="00C37057" w:rsidRDefault="00A26233" w:rsidP="00310EBB">
      <w:pPr>
        <w:pStyle w:val="Bodytext"/>
      </w:pPr>
      <w:r>
        <w:rPr>
          <w:color w:val="FF0000"/>
        </w:rPr>
        <w:t xml:space="preserve">Figure 5 </w:t>
      </w:r>
      <w:r>
        <w:t xml:space="preserve">illustrates how the </w:t>
      </w:r>
      <w:del w:id="647" w:author="Jeff March" w:date="2019-06-20T13:01:00Z">
        <w:r w:rsidDel="00310EBB">
          <w:delText xml:space="preserve">process of </w:delText>
        </w:r>
      </w:del>
      <w:r>
        <w:t>micro</w:t>
      </w:r>
      <w:del w:id="648" w:author="Jeff March" w:date="2019-06-20T13:02:00Z">
        <w:r w:rsidDel="00310EBB">
          <w:delText xml:space="preserve"> </w:delText>
        </w:r>
      </w:del>
      <w:ins w:id="649" w:author="Jeff March" w:date="2019-06-20T13:02:00Z">
        <w:r w:rsidR="00310EBB">
          <w:t>-</w:t>
        </w:r>
      </w:ins>
      <w:r>
        <w:t>segregation process based on tolerance parameter</w:t>
      </w:r>
      <w:ins w:id="650" w:author="Jeff March" w:date="2019-06-20T13:02:00Z">
        <w:r w:rsidR="006076DB">
          <w:t>s</w:t>
        </w:r>
      </w:ins>
      <w:r>
        <w:t xml:space="preserve"> translates to </w:t>
      </w:r>
      <w:del w:id="651" w:author="Jeff March" w:date="2019-06-20T13:02:00Z">
        <w:r w:rsidDel="006076DB">
          <w:delText xml:space="preserve">the </w:delText>
        </w:r>
      </w:del>
      <w:r>
        <w:t>macro</w:t>
      </w:r>
      <w:del w:id="652" w:author="Jeff March" w:date="2019-06-20T13:02:00Z">
        <w:r w:rsidDel="006076DB">
          <w:delText xml:space="preserve"> </w:delText>
        </w:r>
      </w:del>
      <w:ins w:id="653" w:author="Jeff March" w:date="2019-06-20T13:02:00Z">
        <w:r w:rsidR="006076DB">
          <w:t>-</w:t>
        </w:r>
      </w:ins>
      <w:r>
        <w:t xml:space="preserve">level geographic sorting. The left panel shows one simulation run of the segregation model with a tolerance parameter </w:t>
      </w:r>
      <w:r>
        <w:rPr>
          <w:rFonts w:ascii="Cambria" w:eastAsia="Cambria" w:hAnsi="Cambria" w:cs="Cambria"/>
        </w:rPr>
        <w:t>= 0</w:t>
      </w:r>
      <w:r>
        <w:rPr>
          <w:rFonts w:ascii="Cambria" w:eastAsia="Cambria" w:hAnsi="Cambria" w:cs="Cambria"/>
          <w:i/>
        </w:rPr>
        <w:t>.</w:t>
      </w:r>
      <w:r>
        <w:rPr>
          <w:rFonts w:ascii="Cambria" w:eastAsia="Cambria" w:hAnsi="Cambria" w:cs="Cambria"/>
        </w:rPr>
        <w:t>5</w:t>
      </w:r>
      <w:r>
        <w:t>. It shows how blue (light gray) and red (dark gray) group</w:t>
      </w:r>
      <w:del w:id="654" w:author="Marti Childs" w:date="2019-06-21T13:15:00Z">
        <w:r w:rsidDel="00873787">
          <w:delText>s</w:delText>
        </w:r>
      </w:del>
      <w:r>
        <w:t xml:space="preserve"> members are distributed on the grid after running the segregation model. The central and right panel illustrate how the micro group segregation influences the distribution of group membership at sub-regional and regional levels. The dark area indicates a high level of skew in the group distribution within </w:t>
      </w:r>
      <w:ins w:id="655" w:author="Jeff March" w:date="2019-06-20T13:03:00Z">
        <w:r w:rsidR="006076DB">
          <w:t xml:space="preserve">a </w:t>
        </w:r>
      </w:ins>
      <w:r>
        <w:t xml:space="preserve">sub-region or region. The effect of micro segregation is more pronounced at the sub-regional level than at the regional level. In this example, the average majority group proportion is </w:t>
      </w:r>
      <w:r>
        <w:rPr>
          <w:rFonts w:ascii="Cambria" w:eastAsia="Cambria" w:hAnsi="Cambria" w:cs="Cambria"/>
        </w:rPr>
        <w:t>75</w:t>
      </w:r>
      <w:r>
        <w:rPr>
          <w:rFonts w:ascii="Cambria" w:eastAsia="Cambria" w:hAnsi="Cambria" w:cs="Cambria"/>
          <w:i/>
        </w:rPr>
        <w:t>.</w:t>
      </w:r>
      <w:r>
        <w:rPr>
          <w:rFonts w:ascii="Cambria" w:eastAsia="Cambria" w:hAnsi="Cambria" w:cs="Cambria"/>
        </w:rPr>
        <w:t xml:space="preserve">4% </w:t>
      </w:r>
      <w:r>
        <w:t xml:space="preserve">in sub-regions but only </w:t>
      </w:r>
      <w:r>
        <w:rPr>
          <w:rFonts w:ascii="Cambria" w:eastAsia="Cambria" w:hAnsi="Cambria" w:cs="Cambria"/>
        </w:rPr>
        <w:t>58</w:t>
      </w:r>
      <w:r>
        <w:rPr>
          <w:rFonts w:ascii="Cambria" w:eastAsia="Cambria" w:hAnsi="Cambria" w:cs="Cambria"/>
          <w:i/>
        </w:rPr>
        <w:t>.</w:t>
      </w:r>
      <w:r>
        <w:rPr>
          <w:rFonts w:ascii="Cambria" w:eastAsia="Cambria" w:hAnsi="Cambria" w:cs="Cambria"/>
        </w:rPr>
        <w:t xml:space="preserve">8% </w:t>
      </w:r>
      <w:r>
        <w:t>in regions.</w:t>
      </w:r>
    </w:p>
    <w:p w14:paraId="6AAFF412" w14:textId="77777777" w:rsidR="00C37057" w:rsidRDefault="00A26233" w:rsidP="00310EBB">
      <w:pPr>
        <w:pStyle w:val="Bodytext"/>
      </w:pPr>
      <w:r>
        <w:t xml:space="preserve">The final analysis </w:t>
      </w:r>
      <w:commentRangeStart w:id="656"/>
      <w:del w:id="657" w:author="Jeff March" w:date="2019-06-20T13:04:00Z">
        <w:r w:rsidDel="006076DB">
          <w:delText xml:space="preserve">runs </w:delText>
        </w:r>
      </w:del>
      <w:ins w:id="658" w:author="Jeff March" w:date="2019-06-20T13:04:00Z">
        <w:r w:rsidR="006076DB">
          <w:t xml:space="preserve">was conducted by running </w:t>
        </w:r>
      </w:ins>
      <w:commentRangeEnd w:id="656"/>
      <w:r w:rsidR="006076DB">
        <w:rPr>
          <w:rStyle w:val="CommentReference"/>
          <w:vanish/>
        </w:rPr>
        <w:commentReference w:id="656"/>
      </w:r>
      <w:r>
        <w:t>4</w:t>
      </w:r>
      <w:ins w:id="659" w:author="Jeff March" w:date="2019-06-20T13:04:00Z">
        <w:r w:rsidR="006076DB">
          <w:t>,</w:t>
        </w:r>
      </w:ins>
      <w:r>
        <w:t>000 simulations (100</w:t>
      </w:r>
      <w:ins w:id="660" w:author="Jeff March" w:date="2019-06-20T13:04:00Z">
        <w:r w:rsidR="006076DB">
          <w:t>,</w:t>
        </w:r>
      </w:ins>
      <w:r>
        <w:t xml:space="preserve">000 elections) with different combinations of the values of the knowledge inequality across partisan groups, the common signal bias, and the level of geographic sorting. Except for those three parameters, all other parameters are fixed to approximate the environment of American presidential elections. Those constants are in </w:t>
      </w:r>
      <w:del w:id="661" w:author="Jeff March" w:date="2019-06-20T13:05:00Z">
        <w:r w:rsidDel="006076DB">
          <w:delText xml:space="preserve">the </w:delText>
        </w:r>
      </w:del>
      <w:ins w:id="662" w:author="Jeff March" w:date="2019-06-20T13:05:00Z">
        <w:r w:rsidR="006076DB">
          <w:t xml:space="preserve">a </w:t>
        </w:r>
      </w:ins>
      <w:del w:id="663" w:author="Jeff March" w:date="2019-06-20T13:05:00Z">
        <w:r w:rsidDel="006076DB">
          <w:delText xml:space="preserve">comparable </w:delText>
        </w:r>
      </w:del>
      <w:r>
        <w:t xml:space="preserve">scale </w:t>
      </w:r>
      <w:ins w:id="664" w:author="Jeff March" w:date="2019-06-20T13:05:00Z">
        <w:r w:rsidR="006076DB">
          <w:t xml:space="preserve">comparable to </w:t>
        </w:r>
      </w:ins>
      <w:del w:id="665" w:author="Jeff March" w:date="2019-06-20T13:05:00Z">
        <w:r w:rsidDel="006076DB">
          <w:delText xml:space="preserve">as </w:delText>
        </w:r>
      </w:del>
      <w:r>
        <w:t xml:space="preserve">the variables used in </w:t>
      </w:r>
      <w:del w:id="666" w:author="Jeff March" w:date="2019-06-20T13:05:00Z">
        <w:r w:rsidDel="006076DB">
          <w:delText xml:space="preserve">study </w:delText>
        </w:r>
      </w:del>
      <w:ins w:id="667" w:author="Jeff March" w:date="2019-06-20T13:05:00Z">
        <w:r w:rsidR="006076DB">
          <w:t xml:space="preserve">Studies </w:t>
        </w:r>
      </w:ins>
      <w:r>
        <w:t>1 and 2</w:t>
      </w:r>
      <w:ins w:id="668" w:author="Jeff March" w:date="2019-06-20T13:06:00Z">
        <w:r w:rsidR="006076DB">
          <w:t>,</w:t>
        </w:r>
      </w:ins>
      <w:r>
        <w:t xml:space="preserve"> and reflect</w:t>
      </w:r>
      <w:del w:id="669" w:author="Jeff March" w:date="2019-06-20T13:06:00Z">
        <w:r w:rsidDel="006076DB">
          <w:delText>ing</w:delText>
        </w:r>
      </w:del>
      <w:r>
        <w:t xml:space="preserve"> the average tendency in ANES respondent</w:t>
      </w:r>
      <w:ins w:id="670" w:author="Jeff March" w:date="2019-06-20T13:06:00Z">
        <w:r w:rsidR="006076DB">
          <w:t>s</w:t>
        </w:r>
      </w:ins>
      <w:r>
        <w:t xml:space="preserve"> (see Online Appendix for the details).</w:t>
      </w:r>
    </w:p>
    <w:p w14:paraId="7B333D0A" w14:textId="77777777" w:rsidR="00C37057" w:rsidRDefault="00A26233">
      <w:pPr>
        <w:pStyle w:val="Heading2"/>
        <w:ind w:left="-5"/>
      </w:pPr>
      <w:r>
        <w:t>Results</w:t>
      </w:r>
    </w:p>
    <w:p w14:paraId="77B9950D" w14:textId="77777777" w:rsidR="00C37057" w:rsidDel="004B3246" w:rsidRDefault="00A26233" w:rsidP="00310EBB">
      <w:pPr>
        <w:pStyle w:val="Bodytextnoindent"/>
        <w:rPr>
          <w:del w:id="671" w:author="Jeff March" w:date="2019-06-20T13:09:00Z"/>
        </w:rPr>
      </w:pPr>
      <w:r>
        <w:t xml:space="preserve">In this section, I focus on the deviation from </w:t>
      </w:r>
      <w:ins w:id="672" w:author="Jeff March" w:date="2019-06-20T13:06:00Z">
        <w:r w:rsidR="004B3246">
          <w:t xml:space="preserve">a </w:t>
        </w:r>
      </w:ins>
      <w:r>
        <w:t xml:space="preserve">“fully informed” electoral outcome to evaluate the voting decisions of partially uninformed voters. Fully informed outcome is generated when all voters are receiving preference signals without noise (i.e., </w:t>
      </w:r>
      <w:proofErr w:type="spellStart"/>
      <w:r>
        <w:rPr>
          <w:rFonts w:ascii="Cambria" w:eastAsia="Cambria" w:hAnsi="Cambria" w:cs="Cambria"/>
          <w:i/>
        </w:rPr>
        <w:t>k</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1 → </w:t>
      </w:r>
      <w:proofErr w:type="spellStart"/>
      <w:r>
        <w:rPr>
          <w:rFonts w:ascii="Cambria" w:eastAsia="Cambria" w:hAnsi="Cambria" w:cs="Cambria"/>
          <w:i/>
        </w:rPr>
        <w:t>η</w:t>
      </w:r>
      <w:r>
        <w:rPr>
          <w:rFonts w:ascii="Cambria" w:eastAsia="Cambria" w:hAnsi="Cambria" w:cs="Cambria"/>
          <w:i/>
          <w:vertAlign w:val="subscript"/>
        </w:rPr>
        <w:t>i</w:t>
      </w:r>
      <w:proofErr w:type="spellEnd"/>
      <w:r>
        <w:rPr>
          <w:rFonts w:ascii="Cambria" w:eastAsia="Cambria" w:hAnsi="Cambria" w:cs="Cambria"/>
          <w:i/>
          <w:vertAlign w:val="subscript"/>
        </w:rPr>
        <w:t xml:space="preserve"> </w:t>
      </w:r>
      <w:r>
        <w:rPr>
          <w:rFonts w:ascii="Cambria" w:eastAsia="Cambria" w:hAnsi="Cambria" w:cs="Cambria"/>
        </w:rPr>
        <w:t xml:space="preserve">= 0 </w:t>
      </w:r>
      <w:r>
        <w:t>for all voters) in all elections of a simulation run. Then, the quality of context-based and signal</w:t>
      </w:r>
      <w:ins w:id="673" w:author="Jeff March" w:date="2019-06-20T13:06:00Z">
        <w:r w:rsidR="004B3246">
          <w:t>-</w:t>
        </w:r>
      </w:ins>
      <w:r>
        <w:t>based uninformed voting</w:t>
      </w:r>
      <w:del w:id="674" w:author="Jeff March" w:date="2019-06-20T13:07:00Z">
        <w:r w:rsidDel="004B3246">
          <w:delText>s</w:delText>
        </w:r>
      </w:del>
      <w:r>
        <w:t xml:space="preserve"> </w:t>
      </w:r>
      <w:commentRangeStart w:id="675"/>
      <w:del w:id="676" w:author="Jeff March" w:date="2019-06-20T13:07:00Z">
        <w:r w:rsidDel="004B3246">
          <w:delText xml:space="preserve">are </w:delText>
        </w:r>
      </w:del>
      <w:ins w:id="677" w:author="Jeff March" w:date="2019-06-20T13:07:00Z">
        <w:r w:rsidR="004B3246">
          <w:t xml:space="preserve">is </w:t>
        </w:r>
      </w:ins>
      <w:commentRangeEnd w:id="675"/>
      <w:r w:rsidR="004B3246">
        <w:rPr>
          <w:rStyle w:val="CommentReference"/>
          <w:vanish/>
        </w:rPr>
        <w:commentReference w:id="675"/>
      </w:r>
      <w:r>
        <w:t xml:space="preserve">assessed by two measures. </w:t>
      </w:r>
      <w:ins w:id="678" w:author="Jeff March" w:date="2019-06-20T13:07:00Z">
        <w:r w:rsidR="004B3246">
          <w:t xml:space="preserve">The </w:t>
        </w:r>
      </w:ins>
      <w:del w:id="679" w:author="Jeff March" w:date="2019-06-20T13:07:00Z">
        <w:r w:rsidDel="004B3246">
          <w:delText>F</w:delText>
        </w:r>
      </w:del>
      <w:ins w:id="680" w:author="Jeff March" w:date="2019-06-20T13:07:00Z">
        <w:r w:rsidR="004B3246">
          <w:t>f</w:t>
        </w:r>
      </w:ins>
      <w:r>
        <w:t xml:space="preserve">irst measure is the average loss in utility compared to </w:t>
      </w:r>
      <w:ins w:id="681" w:author="Jeff March" w:date="2019-06-20T13:07:00Z">
        <w:r w:rsidR="004B3246">
          <w:t xml:space="preserve">the </w:t>
        </w:r>
      </w:ins>
      <w:r>
        <w:t xml:space="preserve">fully informed outcome. Here the fully informed voters always maximize the sum of voter utilities. The second </w:t>
      </w:r>
      <w:ins w:id="682" w:author="Jeff March" w:date="2019-06-20T13:08:00Z">
        <w:r w:rsidR="004B3246">
          <w:t xml:space="preserve">measure </w:t>
        </w:r>
      </w:ins>
      <w:r>
        <w:t>is the inequality between partisan groups’ average utilities. Here, if both groups are fully</w:t>
      </w:r>
      <w:del w:id="683" w:author="Jeff March" w:date="2019-06-20T13:08:00Z">
        <w:r w:rsidDel="004B3246">
          <w:delText>-</w:delText>
        </w:r>
      </w:del>
      <w:ins w:id="684" w:author="Jeff March" w:date="2019-06-20T13:08:00Z">
        <w:r w:rsidR="004B3246">
          <w:t xml:space="preserve"> </w:t>
        </w:r>
      </w:ins>
      <w:r>
        <w:t xml:space="preserve">informed, the expected inequality is zero. For both </w:t>
      </w:r>
      <w:del w:id="685" w:author="Jeff March" w:date="2019-06-20T13:08:00Z">
        <w:r w:rsidDel="004B3246">
          <w:delText>measurers</w:delText>
        </w:r>
      </w:del>
      <w:ins w:id="686" w:author="Jeff March" w:date="2019-06-20T13:08:00Z">
        <w:r w:rsidR="004B3246">
          <w:t>measures</w:t>
        </w:r>
      </w:ins>
      <w:r>
        <w:t xml:space="preserve">, the score at each election is averaged across 25 elections </w:t>
      </w:r>
      <w:del w:id="687" w:author="Jeff March" w:date="2019-06-20T13:08:00Z">
        <w:r w:rsidDel="004B3246">
          <w:delText xml:space="preserve">occurred </w:delText>
        </w:r>
      </w:del>
      <w:r>
        <w:t xml:space="preserve">within </w:t>
      </w:r>
      <w:ins w:id="688" w:author="Jeff March" w:date="2019-06-20T13:08:00Z">
        <w:r w:rsidR="004B3246">
          <w:t xml:space="preserve">a </w:t>
        </w:r>
      </w:ins>
      <w:r>
        <w:t xml:space="preserve">single simulation run. Then, the focus of the evaluation is </w:t>
      </w:r>
      <w:del w:id="689" w:author="Jeff March" w:date="2019-06-20T13:09:00Z">
        <w:r w:rsidDel="004B3246">
          <w:delText xml:space="preserve">in </w:delText>
        </w:r>
      </w:del>
      <w:ins w:id="690" w:author="Jeff March" w:date="2019-06-20T13:09:00Z">
        <w:r w:rsidR="004B3246">
          <w:t xml:space="preserve">on </w:t>
        </w:r>
      </w:ins>
      <w:r>
        <w:t>how partially uninformed voters can</w:t>
      </w:r>
      <w:ins w:id="691" w:author="Jeff March" w:date="2019-06-20T13:09:00Z">
        <w:r w:rsidR="004B3246">
          <w:t xml:space="preserve"> </w:t>
        </w:r>
      </w:ins>
    </w:p>
    <w:p w14:paraId="25980DA2" w14:textId="77777777" w:rsidR="00C37057" w:rsidRDefault="00A26233" w:rsidP="00310EBB">
      <w:pPr>
        <w:pStyle w:val="Bodytextnoindent"/>
      </w:pPr>
      <w:r>
        <w:t xml:space="preserve">minimize </w:t>
      </w:r>
      <w:del w:id="692" w:author="Jeff March" w:date="2019-06-20T13:09:00Z">
        <w:r w:rsidDel="004B3246">
          <w:delText xml:space="preserve">the </w:delText>
        </w:r>
      </w:del>
      <w:r>
        <w:t>loss and inequality in average utilities.</w:t>
      </w:r>
    </w:p>
    <w:p w14:paraId="554FC7B5" w14:textId="77777777" w:rsidR="00C37057" w:rsidDel="00C37861" w:rsidRDefault="00A26233" w:rsidP="00310EBB">
      <w:pPr>
        <w:pStyle w:val="Bodytext"/>
        <w:rPr>
          <w:del w:id="693" w:author="Jeff March" w:date="2019-06-20T13:11:00Z"/>
        </w:rPr>
      </w:pPr>
      <w:r>
        <w:t xml:space="preserve">Before comparing context-based and signal-based uninformed voting, it is worth noting the effectiveness of mixing local-level bandwagoning and national-level balancing in the context-based uninformed voting. Here, Appendix </w:t>
      </w:r>
      <w:commentRangeStart w:id="694"/>
      <w:r>
        <w:t xml:space="preserve">Figure X </w:t>
      </w:r>
      <w:commentRangeEnd w:id="694"/>
      <w:r w:rsidR="00C37861">
        <w:rPr>
          <w:rStyle w:val="CommentReference"/>
          <w:vanish/>
        </w:rPr>
        <w:commentReference w:id="694"/>
      </w:r>
      <w:r>
        <w:t>shows that in terms of average utility loss, mixing bandwagoning and balancing in context-based uninformed voting outperforms the voting with only one of them across all experimental conditions. It turns out that regardless of contextual conditions, the use of both local-level bandwagoning and national-level balancing is the optimal strategy for uninformed voters to utilize contexts as the voting guide. In terms of inequality between voter groups, all types of context-based</w:t>
      </w:r>
      <w:ins w:id="695" w:author="Jeff March" w:date="2019-06-20T13:11:00Z">
        <w:r w:rsidR="00C37861">
          <w:t xml:space="preserve"> </w:t>
        </w:r>
      </w:ins>
    </w:p>
    <w:p w14:paraId="70AD4C02" w14:textId="77777777" w:rsidR="00C37057" w:rsidRDefault="00A26233" w:rsidP="00310EBB">
      <w:pPr>
        <w:pStyle w:val="Bodytext"/>
      </w:pPr>
      <w:r>
        <w:t>voting perform similarly.</w:t>
      </w:r>
    </w:p>
    <w:p w14:paraId="4349E016" w14:textId="77777777" w:rsidR="00271E70" w:rsidDel="00202027" w:rsidRDefault="00A26233" w:rsidP="00310EBB">
      <w:pPr>
        <w:pStyle w:val="Bodytext"/>
        <w:rPr>
          <w:del w:id="696" w:author="Jeff March" w:date="2019-06-20T13:14:00Z"/>
        </w:rPr>
      </w:pPr>
      <w:r>
        <w:t>Turn</w:t>
      </w:r>
      <w:ins w:id="697" w:author="Jeff March" w:date="2019-06-20T13:11:00Z">
        <w:r w:rsidR="00C37861">
          <w:t>ing</w:t>
        </w:r>
      </w:ins>
      <w:r>
        <w:t xml:space="preserve"> to the difference between context-based and signal-based voting</w:t>
      </w:r>
      <w:commentRangeStart w:id="698"/>
      <w:del w:id="699" w:author="Jeff March" w:date="2019-06-20T13:12:00Z">
        <w:r w:rsidDel="00C37861">
          <w:delText>,</w:delText>
        </w:r>
      </w:del>
      <w:r>
        <w:t xml:space="preserve"> </w:t>
      </w:r>
      <w:r>
        <w:rPr>
          <w:b/>
        </w:rPr>
        <w:t>??</w:t>
      </w:r>
      <w:commentRangeEnd w:id="698"/>
      <w:r w:rsidR="00C37861">
        <w:rPr>
          <w:rStyle w:val="CommentReference"/>
          <w:vanish/>
        </w:rPr>
        <w:commentReference w:id="698"/>
      </w:r>
      <w:r>
        <w:rPr>
          <w:b/>
        </w:rPr>
        <w:t xml:space="preserve"> </w:t>
      </w:r>
      <w:r>
        <w:t>shows the comparison in terms of average utility loss. The vertical axis represents the value of average loss</w:t>
      </w:r>
      <w:ins w:id="700" w:author="Jeff March" w:date="2019-06-20T13:12:00Z">
        <w:r w:rsidR="00202027">
          <w:t>,</w:t>
        </w:r>
      </w:ins>
      <w:r>
        <w:t xml:space="preserve"> and the horizontal axis represents the knowledge inequality between red and blue voter groups (</w:t>
      </w:r>
      <w:ins w:id="701" w:author="Jeff March" w:date="2019-06-20T13:12:00Z">
        <w:r w:rsidR="00202027">
          <w:t xml:space="preserve">voters in the </w:t>
        </w:r>
      </w:ins>
      <w:r>
        <w:t xml:space="preserve">red group </w:t>
      </w:r>
      <w:del w:id="702" w:author="Jeff March" w:date="2019-06-20T13:12:00Z">
        <w:r w:rsidDel="00202027">
          <w:delText xml:space="preserve">is </w:delText>
        </w:r>
      </w:del>
      <w:ins w:id="703" w:author="Jeff March" w:date="2019-06-20T13:13:00Z">
        <w:r w:rsidR="00202027">
          <w:t xml:space="preserve">have a </w:t>
        </w:r>
      </w:ins>
      <w:r>
        <w:t xml:space="preserve">higher </w:t>
      </w:r>
      <w:del w:id="704" w:author="Jeff March" w:date="2019-06-20T13:13:00Z">
        <w:r w:rsidDel="00202027">
          <w:delText xml:space="preserve">in </w:delText>
        </w:r>
      </w:del>
      <w:r>
        <w:t xml:space="preserve">knowledge level than </w:t>
      </w:r>
      <w:ins w:id="705" w:author="Jeff March" w:date="2019-06-20T13:13:00Z">
        <w:r w:rsidR="00202027">
          <w:t xml:space="preserve">those in the </w:t>
        </w:r>
      </w:ins>
      <w:r>
        <w:t>blue group). The panel columns indicate the severity of common signal bias (i.e., the severity is increasing toward</w:t>
      </w:r>
      <w:del w:id="706" w:author="Jeff March" w:date="2019-06-20T13:13:00Z">
        <w:r w:rsidDel="00202027">
          <w:delText>s</w:delText>
        </w:r>
      </w:del>
      <w:r>
        <w:t xml:space="preserve"> </w:t>
      </w:r>
      <w:ins w:id="707" w:author="Jeff March" w:date="2019-06-20T13:13:00Z">
        <w:r w:rsidR="00202027">
          <w:t xml:space="preserve">the </w:t>
        </w:r>
      </w:ins>
      <w:r>
        <w:t>right)</w:t>
      </w:r>
      <w:ins w:id="708" w:author="Jeff March" w:date="2019-06-20T13:13:00Z">
        <w:r w:rsidR="00202027">
          <w:t xml:space="preserve"> </w:t>
        </w:r>
      </w:ins>
      <w:r>
        <w:t>and the panel rows represent the level of geographic sorting. For each panel, I plot linear fitted lines of</w:t>
      </w:r>
      <w:r w:rsidR="00271E70">
        <w:t xml:space="preserve"> outcomes from context-based (solid line) and signal based (dashed line) uninformed voting</w:t>
      </w:r>
      <w:ins w:id="709" w:author="Jeff March" w:date="2019-06-20T13:13:00Z">
        <w:r w:rsidR="00202027">
          <w:t xml:space="preserve"> </w:t>
        </w:r>
      </w:ins>
    </w:p>
    <w:p w14:paraId="04269379" w14:textId="77777777" w:rsidR="000E1CAB" w:rsidRDefault="00271E70" w:rsidP="00310EBB">
      <w:pPr>
        <w:pStyle w:val="Bodytext"/>
      </w:pPr>
      <w:r>
        <w:t>with 95% confidence intervals.</w:t>
      </w:r>
    </w:p>
    <w:p w14:paraId="56F43683" w14:textId="77777777" w:rsidR="000E1CAB" w:rsidRDefault="000E1CAB" w:rsidP="00271E70">
      <w:pPr>
        <w:spacing w:after="0" w:line="480" w:lineRule="auto"/>
        <w:ind w:left="-14" w:right="173" w:firstLine="360"/>
        <w:jc w:val="left"/>
      </w:pPr>
    </w:p>
    <w:p w14:paraId="71DC2A36" w14:textId="77777777" w:rsidR="00C37057" w:rsidRDefault="00A26233" w:rsidP="00310EBB">
      <w:pPr>
        <w:pStyle w:val="Figurecaption"/>
      </w:pPr>
      <w:r>
        <w:t xml:space="preserve">Figure 6: The </w:t>
      </w:r>
      <w:del w:id="710" w:author="Jeff March" w:date="2019-06-20T13:14:00Z">
        <w:r w:rsidDel="00202027">
          <w:delText>L</w:delText>
        </w:r>
      </w:del>
      <w:ins w:id="711" w:author="Jeff March" w:date="2019-06-20T13:14:00Z">
        <w:r w:rsidR="00202027">
          <w:t>l</w:t>
        </w:r>
      </w:ins>
      <w:r>
        <w:t xml:space="preserve">oss in </w:t>
      </w:r>
      <w:del w:id="712" w:author="Jeff March" w:date="2019-06-20T13:14:00Z">
        <w:r w:rsidDel="00202027">
          <w:delText>A</w:delText>
        </w:r>
      </w:del>
      <w:ins w:id="713" w:author="Jeff March" w:date="2019-06-20T13:14:00Z">
        <w:r w:rsidR="00202027">
          <w:t>a</w:t>
        </w:r>
      </w:ins>
      <w:r>
        <w:t xml:space="preserve">verage </w:t>
      </w:r>
      <w:del w:id="714" w:author="Jeff March" w:date="2019-06-20T13:14:00Z">
        <w:r w:rsidDel="00202027">
          <w:delText>U</w:delText>
        </w:r>
      </w:del>
      <w:ins w:id="715" w:author="Jeff March" w:date="2019-06-20T13:14:00Z">
        <w:r w:rsidR="00202027">
          <w:t>u</w:t>
        </w:r>
      </w:ins>
      <w:r>
        <w:t xml:space="preserve">tility </w:t>
      </w:r>
      <w:del w:id="716" w:author="Jeff March" w:date="2019-06-20T13:14:00Z">
        <w:r w:rsidDel="00202027">
          <w:delText>U</w:delText>
        </w:r>
      </w:del>
      <w:ins w:id="717" w:author="Jeff March" w:date="2019-06-20T13:14:00Z">
        <w:r w:rsidR="00202027">
          <w:t>u</w:t>
        </w:r>
      </w:ins>
      <w:r>
        <w:t xml:space="preserve">nder </w:t>
      </w:r>
      <w:del w:id="718" w:author="Jeff March" w:date="2019-06-20T13:14:00Z">
        <w:r w:rsidDel="00202027">
          <w:delText>C</w:delText>
        </w:r>
      </w:del>
      <w:ins w:id="719" w:author="Jeff March" w:date="2019-06-20T13:14:00Z">
        <w:r w:rsidR="00202027">
          <w:t>c</w:t>
        </w:r>
      </w:ins>
      <w:r>
        <w:t>ontext-</w:t>
      </w:r>
      <w:del w:id="720" w:author="Jeff March" w:date="2019-06-20T13:14:00Z">
        <w:r w:rsidDel="00202027">
          <w:delText>B</w:delText>
        </w:r>
      </w:del>
      <w:ins w:id="721" w:author="Jeff March" w:date="2019-06-20T13:14:00Z">
        <w:r w:rsidR="00202027">
          <w:t>b</w:t>
        </w:r>
      </w:ins>
      <w:r>
        <w:t xml:space="preserve">ased and </w:t>
      </w:r>
      <w:del w:id="722" w:author="Jeff March" w:date="2019-06-20T13:14:00Z">
        <w:r w:rsidDel="00202027">
          <w:delText>S</w:delText>
        </w:r>
      </w:del>
      <w:ins w:id="723" w:author="Jeff March" w:date="2019-06-20T13:14:00Z">
        <w:r w:rsidR="00202027">
          <w:t>s</w:t>
        </w:r>
      </w:ins>
      <w:r>
        <w:t>ignal-</w:t>
      </w:r>
      <w:del w:id="724" w:author="Jeff March" w:date="2019-06-20T13:14:00Z">
        <w:r w:rsidDel="00202027">
          <w:delText>B</w:delText>
        </w:r>
      </w:del>
      <w:ins w:id="725" w:author="Jeff March" w:date="2019-06-20T13:14:00Z">
        <w:r w:rsidR="00202027">
          <w:t>b</w:t>
        </w:r>
      </w:ins>
      <w:r>
        <w:t xml:space="preserve">ased </w:t>
      </w:r>
      <w:del w:id="726" w:author="Jeff March" w:date="2019-06-20T13:14:00Z">
        <w:r w:rsidDel="00202027">
          <w:delText>U</w:delText>
        </w:r>
      </w:del>
      <w:ins w:id="727" w:author="Jeff March" w:date="2019-06-20T13:14:00Z">
        <w:r w:rsidR="00202027">
          <w:t>u</w:t>
        </w:r>
      </w:ins>
      <w:r>
        <w:t xml:space="preserve">ninformed </w:t>
      </w:r>
      <w:del w:id="728" w:author="Jeff March" w:date="2019-06-20T13:14:00Z">
        <w:r w:rsidDel="00202027">
          <w:delText>V</w:delText>
        </w:r>
      </w:del>
      <w:ins w:id="729" w:author="Jeff March" w:date="2019-06-20T13:14:00Z">
        <w:r w:rsidR="00202027">
          <w:t>v</w:t>
        </w:r>
      </w:ins>
      <w:r>
        <w:t>oting</w:t>
      </w:r>
      <w:ins w:id="730" w:author="Jeff March" w:date="2019-06-20T13:14:00Z">
        <w:r w:rsidR="00202027">
          <w:t>.</w:t>
        </w:r>
      </w:ins>
    </w:p>
    <w:p w14:paraId="264C45AA" w14:textId="77777777" w:rsidR="00C37057" w:rsidRDefault="00A26233">
      <w:pPr>
        <w:spacing w:after="445" w:line="259" w:lineRule="auto"/>
        <w:ind w:left="0" w:right="0" w:firstLine="0"/>
        <w:jc w:val="left"/>
      </w:pPr>
      <w:r>
        <w:rPr>
          <w:noProof/>
          <w:lang w:eastAsia="en-US"/>
        </w:rPr>
        <w:drawing>
          <wp:inline distT="0" distB="0" distL="0" distR="0" wp14:anchorId="67F442A6" wp14:editId="20ADB905">
            <wp:extent cx="5943615" cy="4457711"/>
            <wp:effectExtent l="0" t="0" r="0" b="0"/>
            <wp:docPr id="2023" name="Picture 2023"/>
            <wp:cNvGraphicFramePr/>
            <a:graphic xmlns:a="http://schemas.openxmlformats.org/drawingml/2006/main">
              <a:graphicData uri="http://schemas.openxmlformats.org/drawingml/2006/picture">
                <pic:pic xmlns:pic="http://schemas.openxmlformats.org/drawingml/2006/picture">
                  <pic:nvPicPr>
                    <pic:cNvPr id="2023" name="Picture 2023"/>
                    <pic:cNvPicPr/>
                  </pic:nvPicPr>
                  <pic:blipFill>
                    <a:blip r:embed="rId13"/>
                    <a:stretch>
                      <a:fillRect/>
                    </a:stretch>
                  </pic:blipFill>
                  <pic:spPr>
                    <a:xfrm>
                      <a:off x="0" y="0"/>
                      <a:ext cx="5943615" cy="4457711"/>
                    </a:xfrm>
                    <a:prstGeom prst="rect">
                      <a:avLst/>
                    </a:prstGeom>
                  </pic:spPr>
                </pic:pic>
              </a:graphicData>
            </a:graphic>
          </wp:inline>
        </w:drawing>
      </w:r>
    </w:p>
    <w:p w14:paraId="571961E6" w14:textId="77777777" w:rsidR="00C37057" w:rsidRDefault="00C37057">
      <w:pPr>
        <w:spacing w:after="176"/>
        <w:ind w:left="-5" w:right="179"/>
      </w:pPr>
    </w:p>
    <w:p w14:paraId="03CD97EA" w14:textId="510056A8" w:rsidR="008D5DF9" w:rsidDel="00721F0E" w:rsidRDefault="00A26233" w:rsidP="008D5DF9">
      <w:pPr>
        <w:pStyle w:val="Bodytext"/>
        <w:rPr>
          <w:del w:id="731" w:author="Jeff March" w:date="2019-06-20T13:21:00Z"/>
        </w:rPr>
      </w:pPr>
      <w:r>
        <w:t>The figure indicates that the common signal bias and knowledge inequality influence the outcome of signal-based uninformed voting: the more severe the signal bias and larger the knowledge inequality, the larger the average loss from signal-based uninformed voting. On the other hand, the outcome of context-based uninformed voting is resistant to the change in knowledge inequality</w:t>
      </w:r>
      <w:ins w:id="732" w:author="Jeff March" w:date="2019-06-20T13:20:00Z">
        <w:r w:rsidR="00721F0E">
          <w:t>,</w:t>
        </w:r>
      </w:ins>
      <w:r>
        <w:t xml:space="preserve"> and</w:t>
      </w:r>
      <w:del w:id="733" w:author="Jeff March" w:date="2019-06-20T13:20:00Z">
        <w:r w:rsidDel="00721F0E">
          <w:delText xml:space="preserve"> only slightly</w:delText>
        </w:r>
      </w:del>
      <w:r>
        <w:t xml:space="preserve"> </w:t>
      </w:r>
      <w:ins w:id="734" w:author="Jeff March" w:date="2019-06-20T13:20:00Z">
        <w:r w:rsidR="00721F0E">
          <w:t xml:space="preserve">has </w:t>
        </w:r>
      </w:ins>
      <w:r>
        <w:t>been affected</w:t>
      </w:r>
      <w:ins w:id="735" w:author="Jeff March" w:date="2019-06-20T13:20:00Z">
        <w:r w:rsidR="00721F0E">
          <w:t xml:space="preserve"> only slightly</w:t>
        </w:r>
      </w:ins>
      <w:r>
        <w:t xml:space="preserve"> by the severity of common signal bias. As a result, context-based uninformed voting outperforms signal-based uninformed voting under highly biased signals and highly unequal distribution of knowledge. </w:t>
      </w:r>
      <w:del w:id="736" w:author="Marti Childs" w:date="2019-06-21T13:21:00Z">
        <w:r w:rsidDel="00F43B4D">
          <w:delText>On the other hand</w:delText>
        </w:r>
      </w:del>
      <w:ins w:id="737" w:author="Marti Childs" w:date="2019-06-21T13:22:00Z">
        <w:r w:rsidR="00F43B4D">
          <w:t>However</w:t>
        </w:r>
      </w:ins>
      <w:r>
        <w:t xml:space="preserve">, when signal bias or knowledge inequality is low, average utility loss is larger </w:t>
      </w:r>
      <w:r w:rsidR="008D5DF9">
        <w:t>for context-based than for signal-based voting. Geographic sorting does not explain the</w:t>
      </w:r>
      <w:ins w:id="738" w:author="Jeff March" w:date="2019-06-20T13:21:00Z">
        <w:r w:rsidR="00721F0E">
          <w:t xml:space="preserve"> </w:t>
        </w:r>
      </w:ins>
    </w:p>
    <w:p w14:paraId="014999F1" w14:textId="77777777" w:rsidR="000E1CAB" w:rsidRDefault="008D5DF9" w:rsidP="008D5DF9">
      <w:pPr>
        <w:pStyle w:val="Bodytext"/>
      </w:pPr>
      <w:r>
        <w:t>performance of either signal-based or context-based uninformed voting.</w:t>
      </w:r>
    </w:p>
    <w:p w14:paraId="7FA37349" w14:textId="77777777" w:rsidR="000E1CAB" w:rsidRDefault="000E1CAB" w:rsidP="000E1CAB">
      <w:pPr>
        <w:spacing w:line="414" w:lineRule="auto"/>
        <w:ind w:left="-15" w:right="179" w:firstLine="0"/>
        <w:rPr>
          <w:rFonts w:eastAsiaTheme="minorEastAsia"/>
        </w:rPr>
      </w:pPr>
    </w:p>
    <w:p w14:paraId="3C8AB553" w14:textId="77777777" w:rsidR="00C37057" w:rsidRDefault="00A26233" w:rsidP="008D5DF9">
      <w:pPr>
        <w:pStyle w:val="Figurecaption"/>
      </w:pPr>
      <w:r>
        <w:t>Figure 7:</w:t>
      </w:r>
      <w:del w:id="739" w:author="Jeff March" w:date="2019-06-20T13:21:00Z">
        <w:r w:rsidDel="00721F0E">
          <w:delText xml:space="preserve"> </w:delText>
        </w:r>
      </w:del>
      <w:ins w:id="740" w:author="Jeff March" w:date="2019-06-20T13:21:00Z">
        <w:r w:rsidR="00721F0E">
          <w:tab/>
        </w:r>
      </w:ins>
      <w:r>
        <w:t xml:space="preserve">The </w:t>
      </w:r>
      <w:del w:id="741" w:author="Jeff March" w:date="2019-06-20T13:21:00Z">
        <w:r w:rsidDel="00721F0E">
          <w:delText>D</w:delText>
        </w:r>
      </w:del>
      <w:ins w:id="742" w:author="Jeff March" w:date="2019-06-20T13:21:00Z">
        <w:r w:rsidR="00721F0E">
          <w:t>d</w:t>
        </w:r>
      </w:ins>
      <w:r>
        <w:t xml:space="preserve">ifference in </w:t>
      </w:r>
      <w:del w:id="743" w:author="Jeff March" w:date="2019-06-20T13:21:00Z">
        <w:r w:rsidDel="00721F0E">
          <w:delText>A</w:delText>
        </w:r>
      </w:del>
      <w:ins w:id="744" w:author="Jeff March" w:date="2019-06-20T13:21:00Z">
        <w:r w:rsidR="00721F0E">
          <w:t>a</w:t>
        </w:r>
      </w:ins>
      <w:r>
        <w:t xml:space="preserve">verage </w:t>
      </w:r>
      <w:del w:id="745" w:author="Jeff March" w:date="2019-06-20T13:21:00Z">
        <w:r w:rsidDel="00721F0E">
          <w:delText>U</w:delText>
        </w:r>
      </w:del>
      <w:ins w:id="746" w:author="Jeff March" w:date="2019-06-20T13:21:00Z">
        <w:r w:rsidR="00721F0E">
          <w:t>u</w:t>
        </w:r>
      </w:ins>
      <w:r>
        <w:t xml:space="preserve">tility </w:t>
      </w:r>
      <w:del w:id="747" w:author="Jeff March" w:date="2019-06-20T13:21:00Z">
        <w:r w:rsidDel="00721F0E">
          <w:delText>L</w:delText>
        </w:r>
      </w:del>
      <w:ins w:id="748" w:author="Jeff March" w:date="2019-06-20T13:21:00Z">
        <w:r w:rsidR="00721F0E">
          <w:t>l</w:t>
        </w:r>
      </w:ins>
      <w:r>
        <w:t xml:space="preserve">oss </w:t>
      </w:r>
      <w:del w:id="749" w:author="Jeff March" w:date="2019-06-20T13:21:00Z">
        <w:r w:rsidDel="00721F0E">
          <w:delText>B</w:delText>
        </w:r>
      </w:del>
      <w:ins w:id="750" w:author="Jeff March" w:date="2019-06-20T13:21:00Z">
        <w:r w:rsidR="00721F0E">
          <w:t>b</w:t>
        </w:r>
      </w:ins>
      <w:r>
        <w:t xml:space="preserve">etween </w:t>
      </w:r>
      <w:del w:id="751" w:author="Jeff March" w:date="2019-06-20T13:21:00Z">
        <w:r w:rsidDel="00721F0E">
          <w:delText>B</w:delText>
        </w:r>
      </w:del>
      <w:ins w:id="752" w:author="Jeff March" w:date="2019-06-20T13:21:00Z">
        <w:r w:rsidR="00721F0E">
          <w:t>b</w:t>
        </w:r>
      </w:ins>
      <w:r>
        <w:t xml:space="preserve">lue and </w:t>
      </w:r>
      <w:del w:id="753" w:author="Jeff March" w:date="2019-06-20T13:22:00Z">
        <w:r w:rsidDel="00721F0E">
          <w:delText>R</w:delText>
        </w:r>
      </w:del>
      <w:ins w:id="754" w:author="Jeff March" w:date="2019-06-20T13:22:00Z">
        <w:r w:rsidR="00721F0E">
          <w:t>r</w:t>
        </w:r>
      </w:ins>
      <w:r>
        <w:t xml:space="preserve">ed </w:t>
      </w:r>
      <w:del w:id="755" w:author="Jeff March" w:date="2019-06-20T13:22:00Z">
        <w:r w:rsidDel="00721F0E">
          <w:delText>V</w:delText>
        </w:r>
      </w:del>
      <w:ins w:id="756" w:author="Jeff March" w:date="2019-06-20T13:22:00Z">
        <w:r w:rsidR="00721F0E">
          <w:t>v</w:t>
        </w:r>
      </w:ins>
      <w:r>
        <w:t xml:space="preserve">oter </w:t>
      </w:r>
      <w:del w:id="757" w:author="Jeff March" w:date="2019-06-20T13:22:00Z">
        <w:r w:rsidDel="00721F0E">
          <w:delText>G</w:delText>
        </w:r>
      </w:del>
      <w:ins w:id="758" w:author="Jeff March" w:date="2019-06-20T13:22:00Z">
        <w:r w:rsidR="00721F0E">
          <w:t>g</w:t>
        </w:r>
      </w:ins>
      <w:r>
        <w:t xml:space="preserve">roups </w:t>
      </w:r>
      <w:del w:id="759" w:author="Jeff March" w:date="2019-06-20T13:22:00Z">
        <w:r w:rsidDel="00721F0E">
          <w:delText>U</w:delText>
        </w:r>
      </w:del>
      <w:ins w:id="760" w:author="Jeff March" w:date="2019-06-20T13:22:00Z">
        <w:r w:rsidR="00721F0E">
          <w:t>u</w:t>
        </w:r>
      </w:ins>
      <w:r>
        <w:t xml:space="preserve">nder </w:t>
      </w:r>
      <w:del w:id="761" w:author="Jeff March" w:date="2019-06-20T13:22:00Z">
        <w:r w:rsidDel="00721F0E">
          <w:delText>C</w:delText>
        </w:r>
      </w:del>
      <w:ins w:id="762" w:author="Jeff March" w:date="2019-06-20T13:22:00Z">
        <w:r w:rsidR="00721F0E">
          <w:t>c</w:t>
        </w:r>
      </w:ins>
      <w:r>
        <w:t>ontext-</w:t>
      </w:r>
      <w:del w:id="763" w:author="Jeff March" w:date="2019-06-20T13:22:00Z">
        <w:r w:rsidDel="00721F0E">
          <w:delText>B</w:delText>
        </w:r>
      </w:del>
      <w:ins w:id="764" w:author="Jeff March" w:date="2019-06-20T13:22:00Z">
        <w:r w:rsidR="00721F0E">
          <w:t>b</w:t>
        </w:r>
      </w:ins>
      <w:r>
        <w:t xml:space="preserve">ased and </w:t>
      </w:r>
      <w:del w:id="765" w:author="Jeff March" w:date="2019-06-20T13:22:00Z">
        <w:r w:rsidDel="00721F0E">
          <w:delText>S</w:delText>
        </w:r>
      </w:del>
      <w:ins w:id="766" w:author="Jeff March" w:date="2019-06-20T13:22:00Z">
        <w:r w:rsidR="00721F0E">
          <w:t>s</w:t>
        </w:r>
      </w:ins>
      <w:r>
        <w:t>ignal-</w:t>
      </w:r>
      <w:del w:id="767" w:author="Jeff March" w:date="2019-06-20T13:22:00Z">
        <w:r w:rsidDel="00721F0E">
          <w:delText>B</w:delText>
        </w:r>
      </w:del>
      <w:ins w:id="768" w:author="Jeff March" w:date="2019-06-20T13:22:00Z">
        <w:r w:rsidR="00721F0E">
          <w:t>b</w:t>
        </w:r>
      </w:ins>
      <w:r>
        <w:t xml:space="preserve">ased </w:t>
      </w:r>
      <w:del w:id="769" w:author="Jeff March" w:date="2019-06-20T13:22:00Z">
        <w:r w:rsidDel="00721F0E">
          <w:delText>U</w:delText>
        </w:r>
      </w:del>
      <w:ins w:id="770" w:author="Jeff March" w:date="2019-06-20T13:22:00Z">
        <w:r w:rsidR="00721F0E">
          <w:t>u</w:t>
        </w:r>
      </w:ins>
      <w:r>
        <w:t xml:space="preserve">ninformed </w:t>
      </w:r>
      <w:del w:id="771" w:author="Jeff March" w:date="2019-06-20T13:22:00Z">
        <w:r w:rsidDel="00721F0E">
          <w:delText>V</w:delText>
        </w:r>
      </w:del>
      <w:ins w:id="772" w:author="Jeff March" w:date="2019-06-20T13:22:00Z">
        <w:r w:rsidR="00721F0E">
          <w:t>v</w:t>
        </w:r>
      </w:ins>
      <w:r>
        <w:t>oting</w:t>
      </w:r>
      <w:ins w:id="773" w:author="Jeff March" w:date="2019-06-20T13:22:00Z">
        <w:r w:rsidR="00721F0E">
          <w:t>.</w:t>
        </w:r>
      </w:ins>
    </w:p>
    <w:p w14:paraId="305B15A2" w14:textId="77777777" w:rsidR="00C37057" w:rsidRDefault="00A26233">
      <w:pPr>
        <w:spacing w:after="445" w:line="259" w:lineRule="auto"/>
        <w:ind w:left="0" w:right="0" w:firstLine="0"/>
        <w:jc w:val="left"/>
      </w:pPr>
      <w:r>
        <w:rPr>
          <w:noProof/>
          <w:lang w:eastAsia="en-US"/>
        </w:rPr>
        <w:drawing>
          <wp:inline distT="0" distB="0" distL="0" distR="0" wp14:anchorId="439FA718" wp14:editId="5EDA18FC">
            <wp:extent cx="5943615" cy="4457711"/>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14"/>
                    <a:stretch>
                      <a:fillRect/>
                    </a:stretch>
                  </pic:blipFill>
                  <pic:spPr>
                    <a:xfrm>
                      <a:off x="0" y="0"/>
                      <a:ext cx="5943615" cy="4457711"/>
                    </a:xfrm>
                    <a:prstGeom prst="rect">
                      <a:avLst/>
                    </a:prstGeom>
                  </pic:spPr>
                </pic:pic>
              </a:graphicData>
            </a:graphic>
          </wp:inline>
        </w:drawing>
      </w:r>
    </w:p>
    <w:p w14:paraId="3159B195" w14:textId="77777777" w:rsidR="00C37057" w:rsidRDefault="00C37057">
      <w:pPr>
        <w:spacing w:after="179"/>
        <w:ind w:left="-5" w:right="179"/>
      </w:pPr>
    </w:p>
    <w:p w14:paraId="58FE70C7" w14:textId="77777777" w:rsidR="00C37057" w:rsidDel="0086530D" w:rsidRDefault="00A26233" w:rsidP="008D5DF9">
      <w:pPr>
        <w:pStyle w:val="Bodytext"/>
        <w:rPr>
          <w:del w:id="774" w:author="Jeff March" w:date="2019-06-20T13:24:00Z"/>
        </w:rPr>
      </w:pPr>
      <w:r>
        <w:rPr>
          <w:color w:val="FF0000"/>
        </w:rPr>
        <w:t xml:space="preserve">Figure 7 </w:t>
      </w:r>
      <w:r>
        <w:t>presents the result for the difference in group-level average utility losses. The results can be interpreted in a</w:t>
      </w:r>
      <w:del w:id="775" w:author="Jeff March" w:date="2019-06-20T13:24:00Z">
        <w:r w:rsidDel="0086530D">
          <w:delText xml:space="preserve"> similar</w:delText>
        </w:r>
      </w:del>
      <w:r>
        <w:t xml:space="preserve"> way</w:t>
      </w:r>
      <w:ins w:id="776" w:author="Jeff March" w:date="2019-06-20T13:24:00Z">
        <w:r w:rsidR="0086530D">
          <w:t xml:space="preserve"> similar</w:t>
        </w:r>
      </w:ins>
      <w:r>
        <w:t xml:space="preserve"> </w:t>
      </w:r>
      <w:del w:id="777" w:author="Jeff March" w:date="2019-06-20T13:24:00Z">
        <w:r w:rsidDel="0086530D">
          <w:delText xml:space="preserve">as </w:delText>
        </w:r>
      </w:del>
      <w:ins w:id="778" w:author="Jeff March" w:date="2019-06-20T13:24:00Z">
        <w:r w:rsidR="0086530D">
          <w:t xml:space="preserve">to that for </w:t>
        </w:r>
      </w:ins>
      <w:commentRangeStart w:id="779"/>
      <w:r>
        <w:rPr>
          <w:b/>
        </w:rPr>
        <w:t>??</w:t>
      </w:r>
      <w:commentRangeEnd w:id="779"/>
      <w:r w:rsidR="0086530D">
        <w:rPr>
          <w:rStyle w:val="CommentReference"/>
          <w:vanish/>
        </w:rPr>
        <w:commentReference w:id="779"/>
      </w:r>
      <w:r>
        <w:t>. The high scores (close to zero) in the</w:t>
      </w:r>
      <w:ins w:id="780" w:author="Jeff March" w:date="2019-06-20T13:24:00Z">
        <w:r w:rsidR="0086530D">
          <w:t xml:space="preserve"> </w:t>
        </w:r>
      </w:ins>
    </w:p>
    <w:p w14:paraId="34395F5B" w14:textId="3CCFDC2D" w:rsidR="00C37057" w:rsidDel="0086530D" w:rsidRDefault="00A26233" w:rsidP="008D5DF9">
      <w:pPr>
        <w:pStyle w:val="Bodytext"/>
        <w:rPr>
          <w:del w:id="781" w:author="Jeff March" w:date="2019-06-20T13:26:00Z"/>
        </w:rPr>
      </w:pPr>
      <w:r>
        <w:t xml:space="preserve">vertical axis </w:t>
      </w:r>
      <w:commentRangeStart w:id="782"/>
      <w:r>
        <w:t>indicate</w:t>
      </w:r>
      <w:del w:id="783" w:author="Jeff March" w:date="2019-06-20T13:24:00Z">
        <w:r w:rsidDel="0086530D">
          <w:delText>s</w:delText>
        </w:r>
      </w:del>
      <w:r>
        <w:t xml:space="preserve"> </w:t>
      </w:r>
      <w:commentRangeEnd w:id="782"/>
      <w:r w:rsidR="0086530D">
        <w:rPr>
          <w:rStyle w:val="CommentReference"/>
          <w:vanish/>
        </w:rPr>
        <w:commentReference w:id="782"/>
      </w:r>
      <w:r>
        <w:t>the small difference in utility loss between two voter groups, while low score</w:t>
      </w:r>
      <w:ins w:id="784" w:author="Jeff March" w:date="2019-06-20T13:25:00Z">
        <w:r w:rsidR="0086530D">
          <w:t>s</w:t>
        </w:r>
      </w:ins>
      <w:r>
        <w:t xml:space="preserve"> (sizeable negative value) indicate</w:t>
      </w:r>
      <w:del w:id="785" w:author="Jeff March" w:date="2019-06-20T13:25:00Z">
        <w:r w:rsidDel="0086530D">
          <w:delText>s</w:delText>
        </w:r>
      </w:del>
      <w:r>
        <w:t xml:space="preserve"> that the blue (less knowledgeable) group voters lose utility more than the red (more knowledgeable) group voters. Under signal-based uninformed voting, this score is highly affected by the knowledge inequality. Across all panels, inequality in group-level utility losses are increasing the inequality in knowledge levels across groups. </w:t>
      </w:r>
      <w:del w:id="786" w:author="Marti Childs" w:date="2019-06-21T13:26:00Z">
        <w:r w:rsidDel="00092089">
          <w:delText>On the other hand, a</w:delText>
        </w:r>
      </w:del>
      <w:ins w:id="787" w:author="Marti Childs" w:date="2019-06-21T13:26:00Z">
        <w:r w:rsidR="00092089">
          <w:t>A</w:t>
        </w:r>
      </w:ins>
      <w:r>
        <w:t>gain, context-based uninformed voting is resistant to the knowledge inequality across groups. Especially with high geographic sorting, the difference in group</w:t>
      </w:r>
      <w:ins w:id="788" w:author="Jeff March" w:date="2019-06-20T13:26:00Z">
        <w:r w:rsidR="0086530D">
          <w:t xml:space="preserve"> </w:t>
        </w:r>
      </w:ins>
      <w:r>
        <w:t>level average utility losses from context-based voting is almost unresponsive to the level of knowledge inequality. In fact, context-based voting almost always outperforms signal-based voting</w:t>
      </w:r>
      <w:ins w:id="789" w:author="Jeff March" w:date="2019-06-20T13:26:00Z">
        <w:r w:rsidR="0086530D">
          <w:t>,</w:t>
        </w:r>
      </w:ins>
      <w:r>
        <w:t xml:space="preserve"> and its advantage is particularly large under high</w:t>
      </w:r>
      <w:del w:id="790" w:author="Jeff March" w:date="2019-06-20T13:26:00Z">
        <w:r w:rsidDel="0086530D">
          <w:delText xml:space="preserve"> </w:delText>
        </w:r>
      </w:del>
      <w:ins w:id="791" w:author="Jeff March" w:date="2019-06-20T13:26:00Z">
        <w:r w:rsidR="0086530D">
          <w:t>-</w:t>
        </w:r>
      </w:ins>
      <w:r>
        <w:t>knowledge inequality and geographic</w:t>
      </w:r>
      <w:ins w:id="792" w:author="Jeff March" w:date="2019-06-20T13:26:00Z">
        <w:r w:rsidR="0086530D">
          <w:t xml:space="preserve"> </w:t>
        </w:r>
      </w:ins>
    </w:p>
    <w:p w14:paraId="180BF077" w14:textId="77777777" w:rsidR="00C37057" w:rsidRDefault="00A26233" w:rsidP="008D5DF9">
      <w:pPr>
        <w:pStyle w:val="Bodytext"/>
      </w:pPr>
      <w:r>
        <w:t>sorting.</w:t>
      </w:r>
    </w:p>
    <w:p w14:paraId="1D14C6DF" w14:textId="77777777" w:rsidR="00C37057" w:rsidRDefault="00A26233">
      <w:pPr>
        <w:pStyle w:val="Heading1"/>
        <w:ind w:left="-5"/>
      </w:pPr>
      <w:r>
        <w:t>Discussion</w:t>
      </w:r>
    </w:p>
    <w:p w14:paraId="411E10FC" w14:textId="652958C3" w:rsidR="00C37057" w:rsidDel="000E30F7" w:rsidRDefault="00A26233" w:rsidP="008D5DF9">
      <w:pPr>
        <w:pStyle w:val="Bodytextnoindent"/>
        <w:rPr>
          <w:del w:id="793" w:author="Jeff March" w:date="2019-06-20T13:27:00Z"/>
        </w:rPr>
      </w:pPr>
      <w:r>
        <w:t>Overall, the analysis suggests that local and national partisan environment</w:t>
      </w:r>
      <w:ins w:id="794" w:author="Jeff March" w:date="2019-06-20T13:27:00Z">
        <w:r w:rsidR="000E30F7">
          <w:t>s</w:t>
        </w:r>
      </w:ins>
      <w:r>
        <w:t xml:space="preserve"> play a significant role in explaining the behavior of uninformed voters. While </w:t>
      </w:r>
      <w:del w:id="795" w:author="Jeff March" w:date="2019-06-20T13:27:00Z">
        <w:r w:rsidDel="000E30F7">
          <w:delText xml:space="preserve">the </w:delText>
        </w:r>
      </w:del>
      <w:r>
        <w:t>informed voting is dominated by individual preferences, uninformed voters bandwagon with the local partisan environment (Study 1) and balance against the national partisan environment (Study 2). Study 3 implies that this context-based uninformed voting can outperform individual preference</w:t>
      </w:r>
      <w:del w:id="796" w:author="Jeff March" w:date="2019-06-20T13:27:00Z">
        <w:r w:rsidDel="000E30F7">
          <w:delText xml:space="preserve"> </w:delText>
        </w:r>
      </w:del>
      <w:ins w:id="797" w:author="Jeff March" w:date="2019-06-20T13:27:00Z">
        <w:r w:rsidR="000E30F7">
          <w:t>-</w:t>
        </w:r>
      </w:ins>
      <w:r>
        <w:t>based uninformed voting</w:t>
      </w:r>
      <w:ins w:id="798" w:author="Marti Childs" w:date="2019-06-21T13:28:00Z">
        <w:r w:rsidR="00092089">
          <w:t>,</w:t>
        </w:r>
      </w:ins>
      <w:r>
        <w:t xml:space="preserve"> especially under unequal distribution of knowledge, highly</w:t>
      </w:r>
      <w:ins w:id="799" w:author="Jeff March" w:date="2019-06-20T13:27:00Z">
        <w:r w:rsidR="000E30F7">
          <w:t xml:space="preserve"> </w:t>
        </w:r>
      </w:ins>
    </w:p>
    <w:p w14:paraId="397E6153" w14:textId="77777777" w:rsidR="00C37057" w:rsidRDefault="00A26233" w:rsidP="008D5DF9">
      <w:pPr>
        <w:pStyle w:val="Bodytextnoindent"/>
      </w:pPr>
      <w:r>
        <w:t>biased signals of individual preference, and high level of geographic sorting.</w:t>
      </w:r>
    </w:p>
    <w:p w14:paraId="40687575" w14:textId="77777777" w:rsidR="00C37057" w:rsidDel="000E30F7" w:rsidRDefault="00A26233" w:rsidP="008D5DF9">
      <w:pPr>
        <w:pStyle w:val="Bodytext"/>
        <w:rPr>
          <w:del w:id="800" w:author="Jeff March" w:date="2019-06-20T13:31:00Z"/>
        </w:rPr>
      </w:pPr>
      <w:r>
        <w:t>The result of this study provides consistent evidence that informed and uninformed voters apply different logic</w:t>
      </w:r>
      <w:del w:id="801" w:author="Jeff March" w:date="2019-06-20T13:28:00Z">
        <w:r w:rsidDel="000E30F7">
          <w:delText>s</w:delText>
        </w:r>
      </w:del>
      <w:r>
        <w:t xml:space="preserve"> in making vote choices. </w:t>
      </w:r>
      <w:del w:id="802" w:author="Jeff March" w:date="2019-06-20T13:28:00Z">
        <w:r w:rsidDel="000E30F7">
          <w:delText xml:space="preserve">It </w:delText>
        </w:r>
      </w:del>
      <w:ins w:id="803" w:author="Jeff March" w:date="2019-06-20T13:28:00Z">
        <w:r w:rsidR="000E30F7">
          <w:t xml:space="preserve">This study </w:t>
        </w:r>
      </w:ins>
      <w:r>
        <w:t xml:space="preserve">offers clues to answer the question left in the empirical studies of information effects: </w:t>
      </w:r>
      <w:r>
        <w:rPr>
          <w:i/>
        </w:rPr>
        <w:t xml:space="preserve">Why </w:t>
      </w:r>
      <w:ins w:id="804" w:author="Jeff March" w:date="2019-06-20T13:28:00Z">
        <w:r w:rsidR="000E30F7">
          <w:t xml:space="preserve">does </w:t>
        </w:r>
      </w:ins>
      <w:r>
        <w:t>information make</w:t>
      </w:r>
      <w:del w:id="805" w:author="Jeff March" w:date="2019-06-20T13:29:00Z">
        <w:r w:rsidDel="000E30F7">
          <w:delText>s</w:delText>
        </w:r>
      </w:del>
      <w:r>
        <w:t xml:space="preserve"> a systematic difference in the outcome of voting choices? The partisan environment is one of the key variables to understand why informed and uninformed voter</w:t>
      </w:r>
      <w:ins w:id="806" w:author="Jeff March" w:date="2019-06-20T13:29:00Z">
        <w:r w:rsidR="000E30F7">
          <w:t>s</w:t>
        </w:r>
      </w:ins>
      <w:r>
        <w:t xml:space="preserve"> act in different ways. The simulation results imply that</w:t>
      </w:r>
      <w:del w:id="807" w:author="Jeff March" w:date="2019-06-20T13:29:00Z">
        <w:r w:rsidDel="000E30F7">
          <w:delText>,</w:delText>
        </w:r>
      </w:del>
      <w:r>
        <w:t xml:space="preserve"> under certain conditions, </w:t>
      </w:r>
      <w:commentRangeStart w:id="808"/>
      <w:del w:id="809" w:author="Jeff March" w:date="2019-06-20T13:29:00Z">
        <w:r w:rsidDel="000E30F7">
          <w:delText xml:space="preserve">there is a benefit in </w:delText>
        </w:r>
      </w:del>
      <w:r>
        <w:t xml:space="preserve">applying non-preference based, context-oriented logic </w:t>
      </w:r>
      <w:del w:id="810" w:author="Jeff March" w:date="2019-06-20T13:29:00Z">
        <w:r w:rsidDel="000E30F7">
          <w:delText xml:space="preserve">of voting </w:delText>
        </w:r>
      </w:del>
      <w:ins w:id="811" w:author="Jeff March" w:date="2019-06-20T13:29:00Z">
        <w:r w:rsidR="000E30F7">
          <w:t xml:space="preserve">is beneficial </w:t>
        </w:r>
      </w:ins>
      <w:r>
        <w:t>for uninformed voters</w:t>
      </w:r>
      <w:commentRangeEnd w:id="808"/>
      <w:r w:rsidR="000E30F7">
        <w:rPr>
          <w:rStyle w:val="CommentReference"/>
          <w:vanish/>
        </w:rPr>
        <w:commentReference w:id="808"/>
      </w:r>
      <w:r>
        <w:t xml:space="preserve">. Using this result, the scholarly debate on civic competence can move </w:t>
      </w:r>
      <w:commentRangeStart w:id="812"/>
      <w:r>
        <w:t>forward</w:t>
      </w:r>
      <w:ins w:id="813" w:author="Jeff March" w:date="2019-06-20T13:30:00Z">
        <w:r w:rsidR="000E30F7">
          <w:t>;</w:t>
        </w:r>
      </w:ins>
      <w:r>
        <w:t xml:space="preserve"> </w:t>
      </w:r>
      <w:del w:id="814" w:author="Jeff March" w:date="2019-06-20T13:30:00Z">
        <w:r w:rsidDel="000E30F7">
          <w:delText xml:space="preserve">from </w:delText>
        </w:r>
      </w:del>
      <w:ins w:id="815" w:author="Jeff March" w:date="2019-06-20T13:30:00Z">
        <w:r w:rsidR="000E30F7">
          <w:t xml:space="preserve">instead of </w:t>
        </w:r>
      </w:ins>
      <w:del w:id="816" w:author="Jeff March" w:date="2019-06-20T13:31:00Z">
        <w:r w:rsidDel="000E30F7">
          <w:delText xml:space="preserve">asking </w:delText>
        </w:r>
      </w:del>
      <w:ins w:id="817" w:author="Jeff March" w:date="2019-06-20T13:31:00Z">
        <w:r w:rsidR="000E30F7">
          <w:t xml:space="preserve">focusing on </w:t>
        </w:r>
      </w:ins>
      <w:r>
        <w:t>how illogical and unpredictable uninformed voters are</w:t>
      </w:r>
      <w:ins w:id="818" w:author="Jeff March" w:date="2019-06-20T13:31:00Z">
        <w:r w:rsidR="000E30F7">
          <w:t xml:space="preserve">, the conversation can </w:t>
        </w:r>
      </w:ins>
      <w:del w:id="819" w:author="Jeff March" w:date="2019-06-20T15:40:00Z">
        <w:r w:rsidDel="00E83D00">
          <w:delText xml:space="preserve"> </w:delText>
        </w:r>
      </w:del>
      <w:ins w:id="820" w:author="Jeff March" w:date="2019-06-20T13:31:00Z">
        <w:r w:rsidR="000E30F7">
          <w:t xml:space="preserve">shift </w:t>
        </w:r>
      </w:ins>
      <w:r>
        <w:t xml:space="preserve">to </w:t>
      </w:r>
      <w:del w:id="821" w:author="Jeff March" w:date="2019-06-20T13:31:00Z">
        <w:r w:rsidDel="000E30F7">
          <w:delText xml:space="preserve">exploring </w:delText>
        </w:r>
      </w:del>
      <w:ins w:id="822" w:author="Jeff March" w:date="2019-06-20T13:31:00Z">
        <w:r w:rsidR="000E30F7">
          <w:t xml:space="preserve">exploration of </w:t>
        </w:r>
      </w:ins>
      <w:r>
        <w:t>how the logic of uninformed voting relates to the quality</w:t>
      </w:r>
      <w:ins w:id="823" w:author="Jeff March" w:date="2019-06-20T13:31:00Z">
        <w:r w:rsidR="000E30F7">
          <w:t xml:space="preserve"> </w:t>
        </w:r>
      </w:ins>
    </w:p>
    <w:p w14:paraId="026EEE36" w14:textId="77777777" w:rsidR="00C37057" w:rsidRDefault="00A26233" w:rsidP="008D5DF9">
      <w:pPr>
        <w:pStyle w:val="Bodytext"/>
      </w:pPr>
      <w:r>
        <w:t>of democratic outcome</w:t>
      </w:r>
      <w:ins w:id="824" w:author="Jeff March" w:date="2019-06-20T13:31:00Z">
        <w:r w:rsidR="000E30F7">
          <w:t>s</w:t>
        </w:r>
      </w:ins>
      <w:r>
        <w:t>.</w:t>
      </w:r>
      <w:commentRangeEnd w:id="812"/>
      <w:r w:rsidR="000E30F7">
        <w:rPr>
          <w:rStyle w:val="CommentReference"/>
          <w:vanish/>
        </w:rPr>
        <w:commentReference w:id="812"/>
      </w:r>
    </w:p>
    <w:p w14:paraId="74B545E3" w14:textId="7E3F14CA" w:rsidR="00C37057" w:rsidDel="00314C83" w:rsidRDefault="00A26233" w:rsidP="008D5DF9">
      <w:pPr>
        <w:pStyle w:val="Bodytext"/>
        <w:rPr>
          <w:del w:id="825" w:author="Jeff March" w:date="2019-06-20T13:38:00Z"/>
        </w:rPr>
      </w:pPr>
      <w:r>
        <w:t>Three caveats remain. First,</w:t>
      </w:r>
      <w:r w:rsidR="000E1CAB">
        <w:t xml:space="preserve"> </w:t>
      </w:r>
      <w:r>
        <w:t>it is not clear if the findings can be generalized outside of the context of presidential election</w:t>
      </w:r>
      <w:ins w:id="826" w:author="Jeff March" w:date="2019-06-20T13:33:00Z">
        <w:r w:rsidR="00314C83">
          <w:t>s</w:t>
        </w:r>
      </w:ins>
      <w:r>
        <w:t xml:space="preserve"> under </w:t>
      </w:r>
      <w:ins w:id="827" w:author="Marti Childs" w:date="2019-06-21T13:33:00Z">
        <w:r w:rsidR="00092089">
          <w:t xml:space="preserve">a </w:t>
        </w:r>
      </w:ins>
      <w:r>
        <w:t>two-party system. Further exploration</w:t>
      </w:r>
      <w:del w:id="828" w:author="Jeff March" w:date="2019-06-20T13:33:00Z">
        <w:r w:rsidDel="00314C83">
          <w:delText xml:space="preserve"> is needed</w:delText>
        </w:r>
      </w:del>
      <w:r>
        <w:t xml:space="preserve"> </w:t>
      </w:r>
      <w:del w:id="829" w:author="Jeff March" w:date="2019-06-20T13:34:00Z">
        <w:r w:rsidDel="00314C83">
          <w:delText xml:space="preserve">for </w:delText>
        </w:r>
      </w:del>
      <w:ins w:id="830" w:author="Jeff March" w:date="2019-06-20T13:34:00Z">
        <w:r w:rsidR="00314C83">
          <w:t xml:space="preserve">of </w:t>
        </w:r>
      </w:ins>
      <w:del w:id="831" w:author="Jeff March" w:date="2019-06-20T13:34:00Z">
        <w:r w:rsidDel="00314C83">
          <w:delText xml:space="preserve">the </w:delText>
        </w:r>
      </w:del>
      <w:r>
        <w:t>voting patterns under parliamentary and multi-party system</w:t>
      </w:r>
      <w:ins w:id="832" w:author="Jeff March" w:date="2019-06-20T13:34:00Z">
        <w:r w:rsidR="00314C83">
          <w:t>s</w:t>
        </w:r>
      </w:ins>
      <w:ins w:id="833" w:author="Jeff March" w:date="2019-06-20T13:33:00Z">
        <w:r w:rsidR="00314C83">
          <w:t xml:space="preserve"> is needed</w:t>
        </w:r>
      </w:ins>
      <w:r>
        <w:t>. Second, the measurement of the partisan environment has an issue of visibility. The objective measure used in this study does not ensure that this information is directly observed by the respondent. Further research should consider how the knowledge of the partisan environment is communicated to uninformed voters (e.g., social network and public opinion polls). Third, this study ignores the participation incentives of uninformed voters. Many studies suggest that political knowledge plays an important role in participation decisions (</w:t>
      </w:r>
      <w:r>
        <w:rPr>
          <w:color w:val="0000FF"/>
        </w:rPr>
        <w:t>Matsusaka 1995</w:t>
      </w:r>
      <w:del w:id="834" w:author="Jeff March" w:date="2019-06-20T13:38:00Z">
        <w:r w:rsidDel="00314C83">
          <w:delText>,</w:delText>
        </w:r>
      </w:del>
      <w:ins w:id="835" w:author="Jeff March" w:date="2019-06-20T13:38:00Z">
        <w:r w:rsidR="00314C83">
          <w:t>;</w:t>
        </w:r>
      </w:ins>
      <w:r>
        <w:t xml:space="preserve"> </w:t>
      </w:r>
      <w:r>
        <w:rPr>
          <w:color w:val="0000FF"/>
        </w:rPr>
        <w:t xml:space="preserve">Delli </w:t>
      </w:r>
      <w:proofErr w:type="spellStart"/>
      <w:r>
        <w:rPr>
          <w:color w:val="0000FF"/>
        </w:rPr>
        <w:t>Carpini</w:t>
      </w:r>
      <w:proofErr w:type="spellEnd"/>
      <w:r>
        <w:rPr>
          <w:color w:val="0000FF"/>
        </w:rPr>
        <w:t xml:space="preserve"> and Keeter 1996</w:t>
      </w:r>
      <w:del w:id="836" w:author="Jeff March" w:date="2019-06-20T13:38:00Z">
        <w:r w:rsidDel="00314C83">
          <w:delText>,</w:delText>
        </w:r>
      </w:del>
      <w:ins w:id="837" w:author="Jeff March" w:date="2019-06-20T13:38:00Z">
        <w:r w:rsidR="00314C83">
          <w:t>;</w:t>
        </w:r>
      </w:ins>
      <w:r>
        <w:t xml:space="preserve"> </w:t>
      </w:r>
      <w:proofErr w:type="spellStart"/>
      <w:r>
        <w:rPr>
          <w:color w:val="0000FF"/>
        </w:rPr>
        <w:t>Feddersen</w:t>
      </w:r>
      <w:proofErr w:type="spellEnd"/>
      <w:r>
        <w:rPr>
          <w:color w:val="0000FF"/>
        </w:rPr>
        <w:t xml:space="preserve"> and Pesendorfer 1996</w:t>
      </w:r>
      <w:del w:id="838" w:author="Jeff March" w:date="2019-06-20T13:38:00Z">
        <w:r w:rsidDel="00314C83">
          <w:delText>,</w:delText>
        </w:r>
      </w:del>
      <w:ins w:id="839" w:author="Jeff March" w:date="2019-06-20T13:38:00Z">
        <w:r w:rsidR="00314C83">
          <w:t>;</w:t>
        </w:r>
      </w:ins>
      <w:r>
        <w:t xml:space="preserve"> </w:t>
      </w:r>
      <w:r>
        <w:rPr>
          <w:color w:val="0000FF"/>
        </w:rPr>
        <w:t>Lassen 2005</w:t>
      </w:r>
      <w:del w:id="840" w:author="Jeff March" w:date="2019-06-20T13:38:00Z">
        <w:r w:rsidDel="00314C83">
          <w:delText>,</w:delText>
        </w:r>
      </w:del>
      <w:ins w:id="841" w:author="Jeff March" w:date="2019-06-20T13:38:00Z">
        <w:r w:rsidR="00314C83">
          <w:t>;</w:t>
        </w:r>
      </w:ins>
      <w:r>
        <w:t xml:space="preserve"> </w:t>
      </w:r>
      <w:proofErr w:type="spellStart"/>
      <w:r>
        <w:rPr>
          <w:color w:val="0000FF"/>
        </w:rPr>
        <w:t>Larcinese</w:t>
      </w:r>
      <w:proofErr w:type="spellEnd"/>
      <w:r>
        <w:rPr>
          <w:color w:val="0000FF"/>
        </w:rPr>
        <w:t xml:space="preserve"> 2007</w:t>
      </w:r>
      <w:del w:id="842" w:author="Jeff March" w:date="2019-06-20T13:38:00Z">
        <w:r w:rsidDel="00314C83">
          <w:delText>,</w:delText>
        </w:r>
      </w:del>
      <w:ins w:id="843" w:author="Jeff March" w:date="2019-06-20T13:38:00Z">
        <w:r w:rsidR="00314C83">
          <w:t>;</w:t>
        </w:r>
      </w:ins>
      <w:r>
        <w:t xml:space="preserve"> </w:t>
      </w:r>
      <w:proofErr w:type="spellStart"/>
      <w:r>
        <w:rPr>
          <w:color w:val="0000FF"/>
        </w:rPr>
        <w:t>Gemenis</w:t>
      </w:r>
      <w:proofErr w:type="spellEnd"/>
      <w:r>
        <w:rPr>
          <w:color w:val="0000FF"/>
        </w:rPr>
        <w:t xml:space="preserve"> and </w:t>
      </w:r>
      <w:proofErr w:type="spellStart"/>
      <w:r>
        <w:rPr>
          <w:color w:val="0000FF"/>
        </w:rPr>
        <w:t>Rosema</w:t>
      </w:r>
      <w:proofErr w:type="spellEnd"/>
      <w:r>
        <w:rPr>
          <w:color w:val="0000FF"/>
        </w:rPr>
        <w:t xml:space="preserve"> 2014</w:t>
      </w:r>
      <w:r>
        <w:t>). To fully grasp the picture of uninformed voting, one needs to take abstention</w:t>
      </w:r>
      <w:ins w:id="844" w:author="Jeff March" w:date="2019-06-20T13:38:00Z">
        <w:r w:rsidR="00314C83">
          <w:t xml:space="preserve"> </w:t>
        </w:r>
      </w:ins>
    </w:p>
    <w:p w14:paraId="6946FF1D" w14:textId="77777777" w:rsidR="00AC2629" w:rsidRDefault="00A26233" w:rsidP="00AC2629">
      <w:pPr>
        <w:pStyle w:val="Bodytext"/>
        <w:pPrChange w:id="845" w:author="Jeff March" w:date="2019-06-20T13:38:00Z">
          <w:pPr>
            <w:spacing w:after="0" w:line="480" w:lineRule="auto"/>
            <w:ind w:left="0" w:right="173" w:firstLine="360"/>
            <w:jc w:val="left"/>
          </w:pPr>
        </w:pPrChange>
      </w:pPr>
      <w:r>
        <w:t>incentives into account.</w:t>
      </w:r>
    </w:p>
    <w:p w14:paraId="63B5F0CC" w14:textId="77777777" w:rsidR="00C37057" w:rsidRDefault="00A26233" w:rsidP="00E3542D">
      <w:pPr>
        <w:pStyle w:val="Bodytext"/>
      </w:pPr>
      <w:r>
        <w:t xml:space="preserve">Finally, one promising direction </w:t>
      </w:r>
      <w:ins w:id="846" w:author="Jeff March" w:date="2019-06-20T13:39:00Z">
        <w:r w:rsidR="00E3542D">
          <w:t xml:space="preserve">in which </w:t>
        </w:r>
      </w:ins>
      <w:r>
        <w:t xml:space="preserve">to extend the current analysis is </w:t>
      </w:r>
      <w:del w:id="847" w:author="Jeff March" w:date="2019-06-20T13:39:00Z">
        <w:r w:rsidDel="00E3542D">
          <w:delText xml:space="preserve">to explore </w:delText>
        </w:r>
      </w:del>
      <w:ins w:id="848" w:author="Jeff March" w:date="2019-06-20T13:39:00Z">
        <w:r w:rsidR="00E3542D">
          <w:t xml:space="preserve">exploration of </w:t>
        </w:r>
      </w:ins>
      <w:r>
        <w:t>the interactive nature of context-based uninformed voting. The recent developments in game theoretic and simulation research suggest that after accounting for the dynamic interaction process among voters or between voters and a policymaker, the lack of voter information is not crucial for, or even improving, the quality of democratic decisions (</w:t>
      </w:r>
      <w:r>
        <w:rPr>
          <w:color w:val="0000FF"/>
        </w:rPr>
        <w:t xml:space="preserve">Ashworth and </w:t>
      </w:r>
      <w:proofErr w:type="spellStart"/>
      <w:r>
        <w:rPr>
          <w:color w:val="0000FF"/>
        </w:rPr>
        <w:t>Bueno</w:t>
      </w:r>
      <w:proofErr w:type="spellEnd"/>
      <w:r>
        <w:rPr>
          <w:color w:val="0000FF"/>
        </w:rPr>
        <w:t xml:space="preserve"> de </w:t>
      </w:r>
      <w:proofErr w:type="spellStart"/>
      <w:r>
        <w:rPr>
          <w:color w:val="0000FF"/>
        </w:rPr>
        <w:t>Mesquita</w:t>
      </w:r>
      <w:proofErr w:type="spellEnd"/>
      <w:r>
        <w:rPr>
          <w:color w:val="0000FF"/>
        </w:rPr>
        <w:t xml:space="preserve"> 2014</w:t>
      </w:r>
      <w:del w:id="849" w:author="Jeff March" w:date="2019-06-20T13:40:00Z">
        <w:r w:rsidDel="00E3542D">
          <w:delText>,</w:delText>
        </w:r>
      </w:del>
      <w:ins w:id="850" w:author="Jeff March" w:date="2019-06-20T13:41:00Z">
        <w:r w:rsidR="00E3542D">
          <w:t>;</w:t>
        </w:r>
      </w:ins>
      <w:r>
        <w:t xml:space="preserve"> </w:t>
      </w:r>
      <w:proofErr w:type="spellStart"/>
      <w:r>
        <w:rPr>
          <w:color w:val="0000FF"/>
        </w:rPr>
        <w:t>Couzin</w:t>
      </w:r>
      <w:proofErr w:type="spellEnd"/>
      <w:r>
        <w:rPr>
          <w:color w:val="0000FF"/>
        </w:rPr>
        <w:t xml:space="preserve"> et al. 2011</w:t>
      </w:r>
      <w:r>
        <w:t>). Exploring the implication</w:t>
      </w:r>
      <w:ins w:id="851" w:author="Jeff March" w:date="2019-06-20T13:41:00Z">
        <w:r w:rsidR="00E3542D">
          <w:t>s</w:t>
        </w:r>
      </w:ins>
      <w:r>
        <w:t xml:space="preserve"> of those interactions for </w:t>
      </w:r>
      <w:del w:id="852" w:author="Jeff March" w:date="2019-06-20T13:41:00Z">
        <w:r w:rsidDel="00E3542D">
          <w:delText xml:space="preserve">the </w:delText>
        </w:r>
      </w:del>
      <w:r>
        <w:t xml:space="preserve">context-based uninformed voting </w:t>
      </w:r>
      <w:commentRangeStart w:id="853"/>
      <w:r>
        <w:t xml:space="preserve">is </w:t>
      </w:r>
      <w:commentRangeEnd w:id="853"/>
      <w:r w:rsidR="00E3542D">
        <w:rPr>
          <w:rStyle w:val="CommentReference"/>
          <w:vanish/>
        </w:rPr>
        <w:commentReference w:id="853"/>
      </w:r>
      <w:r>
        <w:t>an important contribution to this line of inquiry.</w:t>
      </w:r>
    </w:p>
    <w:p w14:paraId="55E3A636" w14:textId="77777777" w:rsidR="00C37057" w:rsidRDefault="00A26233">
      <w:pPr>
        <w:pStyle w:val="Heading1"/>
        <w:spacing w:after="179"/>
        <w:ind w:left="-5"/>
      </w:pPr>
      <w:r>
        <w:t>References</w:t>
      </w:r>
    </w:p>
    <w:p w14:paraId="196C593C" w14:textId="77777777" w:rsidR="00C37057" w:rsidRDefault="00A26233" w:rsidP="0041370F">
      <w:pPr>
        <w:spacing w:after="0" w:line="480" w:lineRule="auto"/>
        <w:ind w:left="245" w:right="173" w:hanging="245"/>
        <w:jc w:val="left"/>
      </w:pPr>
      <w:r>
        <w:t xml:space="preserve">Adams, James F., Samuel </w:t>
      </w:r>
      <w:proofErr w:type="spellStart"/>
      <w:r>
        <w:t>Merill</w:t>
      </w:r>
      <w:proofErr w:type="spellEnd"/>
      <w:r>
        <w:t xml:space="preserve"> III</w:t>
      </w:r>
      <w:ins w:id="854" w:author="Jeff March" w:date="2019-06-20T14:56:00Z">
        <w:r w:rsidR="00AD7C74">
          <w:t>,</w:t>
        </w:r>
      </w:ins>
      <w:r>
        <w:t xml:space="preserve"> and Bernard </w:t>
      </w:r>
      <w:proofErr w:type="spellStart"/>
      <w:r>
        <w:t>Grofman</w:t>
      </w:r>
      <w:proofErr w:type="spellEnd"/>
      <w:r>
        <w:t xml:space="preserve">. 2005. </w:t>
      </w:r>
      <w:r>
        <w:rPr>
          <w:i/>
        </w:rPr>
        <w:t>A Unified Theory of Party Competition</w:t>
      </w:r>
      <w:r>
        <w:t xml:space="preserve">. </w:t>
      </w:r>
      <w:commentRangeStart w:id="855"/>
      <w:del w:id="856" w:author="Jeff March" w:date="2019-06-20T14:59:00Z">
        <w:r w:rsidDel="00534A2B">
          <w:delText>New York, NY</w:delText>
        </w:r>
      </w:del>
      <w:ins w:id="857" w:author="Jeff March" w:date="2019-06-20T14:59:00Z">
        <w:r w:rsidR="00534A2B">
          <w:t>Cambridge</w:t>
        </w:r>
      </w:ins>
      <w:commentRangeEnd w:id="855"/>
      <w:r w:rsidR="00534A2B">
        <w:rPr>
          <w:rStyle w:val="CommentReference"/>
          <w:vanish/>
        </w:rPr>
        <w:commentReference w:id="855"/>
      </w:r>
      <w:r>
        <w:t>: Cambridge University Press.</w:t>
      </w:r>
    </w:p>
    <w:p w14:paraId="6CA810AF" w14:textId="77777777" w:rsidR="00C37057" w:rsidRDefault="00A26233" w:rsidP="0041370F">
      <w:pPr>
        <w:spacing w:after="0" w:line="480" w:lineRule="auto"/>
        <w:ind w:left="245" w:right="173" w:hanging="245"/>
        <w:jc w:val="left"/>
      </w:pPr>
      <w:proofErr w:type="spellStart"/>
      <w:r>
        <w:t>Alesina</w:t>
      </w:r>
      <w:proofErr w:type="spellEnd"/>
      <w:r>
        <w:t>, Alberto</w:t>
      </w:r>
      <w:ins w:id="858" w:author="Jeff March" w:date="2019-06-20T14:56:00Z">
        <w:r w:rsidR="00AD7C74">
          <w:t>,</w:t>
        </w:r>
      </w:ins>
      <w:r>
        <w:t xml:space="preserve"> and Howard Rosenthal. 1995. </w:t>
      </w:r>
      <w:r>
        <w:rPr>
          <w:i/>
        </w:rPr>
        <w:t>Partisan Politics, Divided Government, and the Economy</w:t>
      </w:r>
      <w:r>
        <w:t xml:space="preserve">. </w:t>
      </w:r>
      <w:ins w:id="859" w:author="Jeff March" w:date="2019-06-20T14:59:00Z">
        <w:r w:rsidR="00534A2B">
          <w:t xml:space="preserve">Cambridge: </w:t>
        </w:r>
      </w:ins>
      <w:r>
        <w:t>Cambridge University Press.</w:t>
      </w:r>
    </w:p>
    <w:p w14:paraId="06950B21" w14:textId="77777777" w:rsidR="00C37057" w:rsidRDefault="00A26233" w:rsidP="0041370F">
      <w:pPr>
        <w:spacing w:after="0" w:line="480" w:lineRule="auto"/>
        <w:ind w:left="245" w:right="173" w:hanging="245"/>
        <w:jc w:val="left"/>
      </w:pPr>
      <w:r>
        <w:t xml:space="preserve">Ansolabehere, Stephen. 2011. </w:t>
      </w:r>
      <w:r>
        <w:rPr>
          <w:i/>
        </w:rPr>
        <w:t>Guide to the 2008 Cooperative Congressional Election Survey</w:t>
      </w:r>
      <w:r>
        <w:t>.</w:t>
      </w:r>
    </w:p>
    <w:p w14:paraId="1ED8A6B7" w14:textId="77777777" w:rsidR="00C37057" w:rsidRDefault="00A26233" w:rsidP="0041370F">
      <w:pPr>
        <w:spacing w:after="0" w:line="480" w:lineRule="auto"/>
        <w:ind w:left="245" w:right="173" w:hanging="245"/>
        <w:jc w:val="left"/>
      </w:pPr>
      <w:r>
        <w:t xml:space="preserve">Ansolabehere, Stephen, Brian </w:t>
      </w:r>
      <w:proofErr w:type="spellStart"/>
      <w:r>
        <w:t>Schaffner</w:t>
      </w:r>
      <w:proofErr w:type="spellEnd"/>
      <w:ins w:id="860" w:author="Jeff March" w:date="2019-06-20T15:03:00Z">
        <w:r w:rsidR="00534A2B">
          <w:t>,</w:t>
        </w:r>
      </w:ins>
      <w:r>
        <w:t xml:space="preserve"> and Sam Luks. 2017. </w:t>
      </w:r>
      <w:r>
        <w:rPr>
          <w:i/>
        </w:rPr>
        <w:t>Guide to the 2016 Cooperative Congressional Election Survey</w:t>
      </w:r>
      <w:r>
        <w:t>.</w:t>
      </w:r>
    </w:p>
    <w:p w14:paraId="78807705" w14:textId="77777777" w:rsidR="00C37057" w:rsidRDefault="00A26233" w:rsidP="0041370F">
      <w:pPr>
        <w:spacing w:after="0" w:line="480" w:lineRule="auto"/>
        <w:ind w:left="245" w:right="173" w:hanging="245"/>
        <w:jc w:val="left"/>
      </w:pPr>
      <w:r>
        <w:t xml:space="preserve">Arnold, Jason Ross. 2012. “The Electoral Consequences of Voter Ignorance.” </w:t>
      </w:r>
      <w:r>
        <w:rPr>
          <w:i/>
        </w:rPr>
        <w:t xml:space="preserve">Electoral Studies </w:t>
      </w:r>
      <w:r>
        <w:t>31(4):796–815.</w:t>
      </w:r>
    </w:p>
    <w:p w14:paraId="7362F206" w14:textId="77777777" w:rsidR="00C37057" w:rsidRDefault="00A26233" w:rsidP="0041370F">
      <w:pPr>
        <w:spacing w:after="0" w:line="480" w:lineRule="auto"/>
        <w:ind w:left="245" w:right="173" w:hanging="245"/>
        <w:jc w:val="left"/>
      </w:pPr>
      <w:r>
        <w:t xml:space="preserve">Ashworth, Scott and Ethan </w:t>
      </w:r>
      <w:proofErr w:type="spellStart"/>
      <w:r>
        <w:t>Bueno</w:t>
      </w:r>
      <w:proofErr w:type="spellEnd"/>
      <w:r>
        <w:t xml:space="preserve"> de </w:t>
      </w:r>
      <w:proofErr w:type="spellStart"/>
      <w:r>
        <w:t>Mesquita</w:t>
      </w:r>
      <w:proofErr w:type="spellEnd"/>
      <w:r>
        <w:t xml:space="preserve">. 2014. “Is Voter Competence Good for Voters?: Information, Rationality, and Democratic Performance.” </w:t>
      </w:r>
      <w:r>
        <w:rPr>
          <w:i/>
        </w:rPr>
        <w:t xml:space="preserve">The American Political Science Review </w:t>
      </w:r>
      <w:r>
        <w:t>108(3):565–587.</w:t>
      </w:r>
    </w:p>
    <w:p w14:paraId="35EBD015" w14:textId="77777777" w:rsidR="00C37057" w:rsidRDefault="00A26233" w:rsidP="0041370F">
      <w:pPr>
        <w:spacing w:after="0" w:line="480" w:lineRule="auto"/>
        <w:ind w:left="245" w:right="173" w:hanging="245"/>
        <w:jc w:val="left"/>
      </w:pPr>
      <w:r>
        <w:t xml:space="preserve">Bartels, Larry M. 1996. “Uninformed Votes: Information Effects in Presidential Elections.” </w:t>
      </w:r>
      <w:r>
        <w:rPr>
          <w:i/>
        </w:rPr>
        <w:t xml:space="preserve">American Journal of Political Science </w:t>
      </w:r>
      <w:r>
        <w:t>40(1):194–230.</w:t>
      </w:r>
    </w:p>
    <w:p w14:paraId="329A91DE" w14:textId="77777777" w:rsidR="00C37057" w:rsidRDefault="00A26233" w:rsidP="0041370F">
      <w:pPr>
        <w:spacing w:after="0" w:line="480" w:lineRule="auto"/>
        <w:ind w:left="245" w:right="173" w:hanging="245"/>
        <w:jc w:val="left"/>
      </w:pPr>
      <w:proofErr w:type="spellStart"/>
      <w:r>
        <w:t>Battaglini</w:t>
      </w:r>
      <w:proofErr w:type="spellEnd"/>
      <w:r>
        <w:t xml:space="preserve">, </w:t>
      </w:r>
      <w:commentRangeStart w:id="861"/>
      <w:del w:id="862" w:author="Jeff March" w:date="2019-06-20T15:05:00Z">
        <w:r w:rsidDel="00534A2B">
          <w:delText>Macro</w:delText>
        </w:r>
      </w:del>
      <w:ins w:id="863" w:author="Jeff March" w:date="2019-06-20T15:05:00Z">
        <w:r w:rsidR="00534A2B">
          <w:t>Marco</w:t>
        </w:r>
      </w:ins>
      <w:commentRangeEnd w:id="861"/>
      <w:r w:rsidR="00534A2B">
        <w:rPr>
          <w:rStyle w:val="CommentReference"/>
          <w:vanish/>
        </w:rPr>
        <w:commentReference w:id="861"/>
      </w:r>
      <w:r>
        <w:t>, Rebecca B. Morton</w:t>
      </w:r>
      <w:ins w:id="864" w:author="Jeff March" w:date="2019-06-20T15:04:00Z">
        <w:r w:rsidR="00534A2B">
          <w:t>,</w:t>
        </w:r>
      </w:ins>
      <w:r>
        <w:t xml:space="preserve"> and Thomas R. Palfrey. 2010. “The Swing Voter’s Curse in the Laboratory.” </w:t>
      </w:r>
      <w:r>
        <w:rPr>
          <w:i/>
        </w:rPr>
        <w:t xml:space="preserve">The Review of Economic Studies </w:t>
      </w:r>
      <w:r>
        <w:t>77(1):61–89.</w:t>
      </w:r>
    </w:p>
    <w:p w14:paraId="6EDABC20" w14:textId="77777777" w:rsidR="00C37057" w:rsidRDefault="00A26233" w:rsidP="0041370F">
      <w:pPr>
        <w:spacing w:after="0" w:line="480" w:lineRule="auto"/>
        <w:ind w:left="245" w:right="173" w:hanging="245"/>
        <w:jc w:val="left"/>
      </w:pPr>
      <w:proofErr w:type="spellStart"/>
      <w:r>
        <w:t>Battaglini</w:t>
      </w:r>
      <w:proofErr w:type="spellEnd"/>
      <w:r>
        <w:t>, Marco, Rebecca B. Morton</w:t>
      </w:r>
      <w:ins w:id="865" w:author="Jeff March" w:date="2019-06-20T15:05:00Z">
        <w:r w:rsidR="00534A2B">
          <w:t>,</w:t>
        </w:r>
      </w:ins>
      <w:r>
        <w:t xml:space="preserve"> and Thomas R. Palfrey. 2008. “Information Aggregation and Strategic Abstention in Large Laboratory Elections.” </w:t>
      </w:r>
      <w:r>
        <w:rPr>
          <w:i/>
        </w:rPr>
        <w:t xml:space="preserve">The American Economic Review </w:t>
      </w:r>
      <w:r>
        <w:t>98(2):194–200.</w:t>
      </w:r>
    </w:p>
    <w:p w14:paraId="58700698" w14:textId="77777777" w:rsidR="00C37057" w:rsidRDefault="00A26233" w:rsidP="0041370F">
      <w:pPr>
        <w:spacing w:after="0" w:line="480" w:lineRule="auto"/>
        <w:ind w:left="245" w:right="173" w:hanging="245"/>
        <w:jc w:val="left"/>
      </w:pPr>
      <w:r>
        <w:t xml:space="preserve">Bischoff, Ivo and </w:t>
      </w:r>
      <w:proofErr w:type="spellStart"/>
      <w:r>
        <w:t>Henrik</w:t>
      </w:r>
      <w:proofErr w:type="spellEnd"/>
      <w:r>
        <w:t xml:space="preserve"> Egbert. 2013. “Social Information and Bandwagon Behavior in Voting: An Economic Experiment.” </w:t>
      </w:r>
      <w:r>
        <w:rPr>
          <w:i/>
        </w:rPr>
        <w:t xml:space="preserve">Journal of Economic Psychology </w:t>
      </w:r>
      <w:r>
        <w:t>34:270–284.</w:t>
      </w:r>
    </w:p>
    <w:p w14:paraId="5CB9CF82" w14:textId="77777777" w:rsidR="00C37057" w:rsidRDefault="00A26233" w:rsidP="0041370F">
      <w:pPr>
        <w:spacing w:after="0" w:line="480" w:lineRule="auto"/>
        <w:ind w:left="245" w:right="173" w:hanging="245"/>
        <w:jc w:val="left"/>
      </w:pPr>
      <w:r>
        <w:t>Boudreau, Cheryl, Christopher S. Elmendorf</w:t>
      </w:r>
      <w:ins w:id="866" w:author="Jeff March" w:date="2019-06-20T15:06:00Z">
        <w:r w:rsidR="00534A2B">
          <w:t>,</w:t>
        </w:r>
      </w:ins>
      <w:r>
        <w:t xml:space="preserve"> and Scott A. </w:t>
      </w:r>
      <w:proofErr w:type="spellStart"/>
      <w:r>
        <w:t>MacKenzie</w:t>
      </w:r>
      <w:proofErr w:type="spellEnd"/>
      <w:r>
        <w:t xml:space="preserve">. 2015. “Lost in Space? Information Shortcuts, Spatial Voting, and Local Government Representation.” </w:t>
      </w:r>
      <w:r>
        <w:rPr>
          <w:i/>
        </w:rPr>
        <w:t xml:space="preserve">Political Research Quarterly </w:t>
      </w:r>
      <w:r>
        <w:t>68(4):843–855.</w:t>
      </w:r>
    </w:p>
    <w:p w14:paraId="5F5A8358" w14:textId="77777777" w:rsidR="00C37057" w:rsidRDefault="00A26233" w:rsidP="0041370F">
      <w:pPr>
        <w:spacing w:after="0" w:line="480" w:lineRule="auto"/>
        <w:ind w:left="245" w:right="173" w:hanging="245"/>
        <w:jc w:val="left"/>
      </w:pPr>
      <w:r>
        <w:t xml:space="preserve">Broockman, David E. 2016. “Approaches to Studying Policy Representation.” </w:t>
      </w:r>
      <w:r>
        <w:rPr>
          <w:i/>
        </w:rPr>
        <w:t xml:space="preserve">Legislative Studies Quarterly </w:t>
      </w:r>
      <w:r>
        <w:t>41(1):181–215.</w:t>
      </w:r>
    </w:p>
    <w:p w14:paraId="2E6DADFF" w14:textId="77777777" w:rsidR="00C37057" w:rsidRDefault="00A26233" w:rsidP="0041370F">
      <w:pPr>
        <w:spacing w:after="0" w:line="480" w:lineRule="auto"/>
        <w:ind w:left="245" w:right="173" w:hanging="245"/>
        <w:jc w:val="left"/>
      </w:pPr>
      <w:r>
        <w:t xml:space="preserve">Chaiken, Shelly. 1987. </w:t>
      </w:r>
      <w:ins w:id="867" w:author="Jeff March" w:date="2019-06-20T15:09:00Z">
        <w:r w:rsidR="00DB0B4D">
          <w:t>“</w:t>
        </w:r>
      </w:ins>
      <w:r>
        <w:t>The Heuristic Model of Persuasion</w:t>
      </w:r>
      <w:del w:id="868" w:author="Jeff March" w:date="2019-06-20T15:09:00Z">
        <w:r w:rsidDel="00DB0B4D">
          <w:delText>.</w:delText>
        </w:r>
      </w:del>
      <w:ins w:id="869" w:author="Jeff March" w:date="2019-06-20T15:09:00Z">
        <w:r w:rsidR="00DB0B4D">
          <w:t>,”</w:t>
        </w:r>
      </w:ins>
      <w:r>
        <w:t xml:space="preserve"> </w:t>
      </w:r>
      <w:del w:id="870" w:author="Jeff March" w:date="2019-06-20T15:09:00Z">
        <w:r w:rsidDel="00DB0B4D">
          <w:delText>I</w:delText>
        </w:r>
      </w:del>
      <w:ins w:id="871" w:author="Jeff March" w:date="2019-06-20T15:09:00Z">
        <w:r w:rsidR="00DB0B4D">
          <w:t>i</w:t>
        </w:r>
      </w:ins>
      <w:r>
        <w:t xml:space="preserve">n </w:t>
      </w:r>
      <w:r>
        <w:rPr>
          <w:i/>
        </w:rPr>
        <w:t>Social influence: The Ontario Symposium</w:t>
      </w:r>
      <w:del w:id="872" w:author="Jeff March" w:date="2019-06-20T15:09:00Z">
        <w:r w:rsidDel="00DB0B4D">
          <w:delText>.</w:delText>
        </w:r>
      </w:del>
      <w:ins w:id="873" w:author="Jeff March" w:date="2019-06-20T15:09:00Z">
        <w:r w:rsidR="00DB0B4D">
          <w:t>,</w:t>
        </w:r>
      </w:ins>
      <w:r>
        <w:t xml:space="preserve"> Vol. 5</w:t>
      </w:r>
      <w:ins w:id="874" w:author="Jeff March" w:date="2019-06-20T15:09:00Z">
        <w:r w:rsidR="00DB0B4D">
          <w:t>.</w:t>
        </w:r>
      </w:ins>
      <w:r>
        <w:t xml:space="preserve"> Hillsdale, NJ: Lawrence Erlbaum</w:t>
      </w:r>
      <w:ins w:id="875" w:author="Jeff March" w:date="2019-06-20T15:10:00Z">
        <w:r w:rsidR="00DB0B4D">
          <w:t>,</w:t>
        </w:r>
      </w:ins>
      <w:r>
        <w:t xml:space="preserve"> pp. 3–39.</w:t>
      </w:r>
    </w:p>
    <w:p w14:paraId="40B8E01C" w14:textId="77777777" w:rsidR="00C37057" w:rsidRDefault="00A26233" w:rsidP="0041370F">
      <w:pPr>
        <w:spacing w:after="0" w:line="480" w:lineRule="auto"/>
        <w:ind w:left="245" w:right="173" w:hanging="245"/>
        <w:jc w:val="left"/>
      </w:pPr>
      <w:proofErr w:type="spellStart"/>
      <w:r>
        <w:t>Coate</w:t>
      </w:r>
      <w:proofErr w:type="spellEnd"/>
      <w:r>
        <w:t xml:space="preserve">, Stephen and Michael </w:t>
      </w:r>
      <w:proofErr w:type="spellStart"/>
      <w:r>
        <w:t>Conlin</w:t>
      </w:r>
      <w:proofErr w:type="spellEnd"/>
      <w:r>
        <w:t xml:space="preserve">. 2004. “A Group Rule: Utilitarian Approach to Voter Turnout: Theory and Evidence.” </w:t>
      </w:r>
      <w:r>
        <w:rPr>
          <w:i/>
        </w:rPr>
        <w:t xml:space="preserve">The American Economic Review </w:t>
      </w:r>
      <w:r>
        <w:t>94(5):1476–1504.</w:t>
      </w:r>
    </w:p>
    <w:p w14:paraId="0F7A6F29" w14:textId="77777777" w:rsidR="00C37057" w:rsidRDefault="00A26233" w:rsidP="0041370F">
      <w:pPr>
        <w:spacing w:after="0" w:line="480" w:lineRule="auto"/>
        <w:ind w:left="245" w:right="173" w:hanging="245"/>
        <w:jc w:val="left"/>
      </w:pPr>
      <w:r>
        <w:t xml:space="preserve">Converse, Philip E. 1964. The Nature of Belief System in Mass Publics. In </w:t>
      </w:r>
      <w:r>
        <w:rPr>
          <w:i/>
        </w:rPr>
        <w:t>Ideology and Discontent</w:t>
      </w:r>
      <w:r>
        <w:t xml:space="preserve">, ed. D. E. </w:t>
      </w:r>
      <w:proofErr w:type="spellStart"/>
      <w:r>
        <w:t>Apter</w:t>
      </w:r>
      <w:proofErr w:type="spellEnd"/>
      <w:r>
        <w:t>. New York, NY: Free Press</w:t>
      </w:r>
      <w:ins w:id="876" w:author="Jeff March" w:date="2019-06-20T15:17:00Z">
        <w:r w:rsidR="00DB0B4D">
          <w:t>,</w:t>
        </w:r>
      </w:ins>
      <w:r>
        <w:t xml:space="preserve"> pp. 206–261.</w:t>
      </w:r>
    </w:p>
    <w:p w14:paraId="67073B54" w14:textId="77777777" w:rsidR="00C37057" w:rsidDel="00DB0B4D" w:rsidRDefault="00A26233" w:rsidP="0041370F">
      <w:pPr>
        <w:spacing w:after="0" w:line="480" w:lineRule="auto"/>
        <w:ind w:left="245" w:right="173" w:hanging="245"/>
        <w:jc w:val="left"/>
        <w:rPr>
          <w:del w:id="877" w:author="Jeff March" w:date="2019-06-20T15:17:00Z"/>
        </w:rPr>
      </w:pPr>
      <w:proofErr w:type="spellStart"/>
      <w:r>
        <w:t>Couzin</w:t>
      </w:r>
      <w:proofErr w:type="spellEnd"/>
      <w:r>
        <w:t xml:space="preserve">, Iain D., Christos C. </w:t>
      </w:r>
      <w:proofErr w:type="spellStart"/>
      <w:r>
        <w:t>Ioannou</w:t>
      </w:r>
      <w:proofErr w:type="spellEnd"/>
      <w:r>
        <w:t xml:space="preserve">, </w:t>
      </w:r>
      <w:proofErr w:type="spellStart"/>
      <w:r>
        <w:t>Güven</w:t>
      </w:r>
      <w:proofErr w:type="spellEnd"/>
      <w:r>
        <w:t xml:space="preserve"> </w:t>
      </w:r>
      <w:proofErr w:type="spellStart"/>
      <w:r>
        <w:t>Demirel</w:t>
      </w:r>
      <w:proofErr w:type="spellEnd"/>
      <w:r>
        <w:t xml:space="preserve">, </w:t>
      </w:r>
      <w:proofErr w:type="spellStart"/>
      <w:r>
        <w:t>Thilo</w:t>
      </w:r>
      <w:proofErr w:type="spellEnd"/>
      <w:r>
        <w:t xml:space="preserve"> Gross, Colin J. </w:t>
      </w:r>
      <w:proofErr w:type="spellStart"/>
      <w:r>
        <w:t>Torney</w:t>
      </w:r>
      <w:proofErr w:type="spellEnd"/>
      <w:r>
        <w:t>, Andrew</w:t>
      </w:r>
      <w:ins w:id="878" w:author="Jeff March" w:date="2019-06-20T15:17:00Z">
        <w:r w:rsidR="00DB0B4D">
          <w:t xml:space="preserve"> </w:t>
        </w:r>
      </w:ins>
      <w:r w:rsidR="00B97A12">
        <w:t xml:space="preserve">Hartnett, Larissa </w:t>
      </w:r>
      <w:proofErr w:type="spellStart"/>
      <w:r w:rsidR="00B97A12">
        <w:t>Conradt</w:t>
      </w:r>
      <w:proofErr w:type="spellEnd"/>
      <w:r w:rsidR="00B97A12">
        <w:t xml:space="preserve">, Simon A. Levin, and Naomi E. Leonard. 2011. “Uninformed Individuals Promote Democratic Consensus in Animal Groups.” </w:t>
      </w:r>
      <w:r w:rsidR="00B97A12">
        <w:rPr>
          <w:i/>
        </w:rPr>
        <w:t xml:space="preserve">Science </w:t>
      </w:r>
      <w:r w:rsidR="00B97A12">
        <w:t>334(6062):1578– 1580.</w:t>
      </w:r>
    </w:p>
    <w:p w14:paraId="1B7BF1A4" w14:textId="77777777" w:rsidR="00C37057" w:rsidRDefault="00C37057" w:rsidP="0041370F">
      <w:pPr>
        <w:spacing w:after="0" w:line="480" w:lineRule="auto"/>
        <w:ind w:left="245" w:right="173" w:hanging="245"/>
        <w:jc w:val="left"/>
      </w:pPr>
    </w:p>
    <w:p w14:paraId="7CF1D82C" w14:textId="77777777" w:rsidR="00C37057" w:rsidRDefault="00A26233" w:rsidP="0041370F">
      <w:pPr>
        <w:spacing w:after="0" w:line="480" w:lineRule="auto"/>
        <w:ind w:left="245" w:right="173" w:hanging="245"/>
        <w:jc w:val="left"/>
      </w:pPr>
      <w:r>
        <w:t xml:space="preserve">Dahlgaard, Jens Olav, Jonas </w:t>
      </w:r>
      <w:proofErr w:type="spellStart"/>
      <w:r>
        <w:t>Hedegaard</w:t>
      </w:r>
      <w:proofErr w:type="spellEnd"/>
      <w:r>
        <w:t xml:space="preserve"> Hansen, Kasper M. Hansen</w:t>
      </w:r>
      <w:r w:rsidR="00B97A12">
        <w:t>,</w:t>
      </w:r>
      <w:r>
        <w:t xml:space="preserve"> and Martin V. Larsen. 2017. “How Election Polls Shape Voting </w:t>
      </w:r>
      <w:proofErr w:type="spellStart"/>
      <w:r>
        <w:t>Behaviour</w:t>
      </w:r>
      <w:proofErr w:type="spellEnd"/>
      <w:r>
        <w:t xml:space="preserve">.” </w:t>
      </w:r>
      <w:r>
        <w:rPr>
          <w:i/>
        </w:rPr>
        <w:t xml:space="preserve">Scandinavian Political Studies </w:t>
      </w:r>
      <w:r>
        <w:t>40(3):330–343.</w:t>
      </w:r>
    </w:p>
    <w:p w14:paraId="64FF07A5" w14:textId="77777777" w:rsidR="00C37057" w:rsidRDefault="00A26233" w:rsidP="0041370F">
      <w:pPr>
        <w:spacing w:after="0" w:line="480" w:lineRule="auto"/>
        <w:ind w:left="245" w:right="173" w:hanging="245"/>
        <w:jc w:val="left"/>
      </w:pPr>
      <w:r>
        <w:t xml:space="preserve">Delli </w:t>
      </w:r>
      <w:proofErr w:type="spellStart"/>
      <w:r>
        <w:t>Carpini</w:t>
      </w:r>
      <w:proofErr w:type="spellEnd"/>
      <w:r>
        <w:t xml:space="preserve">, Michael X. and Scott Keeter. 1996. </w:t>
      </w:r>
      <w:r>
        <w:rPr>
          <w:i/>
        </w:rPr>
        <w:t>What Americans Know About Politics and Why It Matters</w:t>
      </w:r>
      <w:r>
        <w:t>. New Haven: Yale University Press.</w:t>
      </w:r>
    </w:p>
    <w:p w14:paraId="26D521EE" w14:textId="77777777" w:rsidR="00C37057" w:rsidRDefault="00A26233" w:rsidP="0041370F">
      <w:pPr>
        <w:spacing w:after="0" w:line="480" w:lineRule="auto"/>
        <w:ind w:left="245" w:right="173" w:hanging="245"/>
        <w:jc w:val="left"/>
      </w:pPr>
      <w:r>
        <w:t xml:space="preserve">Downs, Anthony. 1957. </w:t>
      </w:r>
      <w:r>
        <w:rPr>
          <w:i/>
        </w:rPr>
        <w:t>An Economic Theory of Democracy</w:t>
      </w:r>
      <w:r>
        <w:t>. New York: Harper and Brothers.</w:t>
      </w:r>
    </w:p>
    <w:p w14:paraId="59836AE5" w14:textId="77777777" w:rsidR="00C37057" w:rsidRDefault="00A26233" w:rsidP="0041370F">
      <w:pPr>
        <w:spacing w:after="0" w:line="480" w:lineRule="auto"/>
        <w:ind w:left="245" w:right="173" w:hanging="245"/>
        <w:jc w:val="left"/>
      </w:pPr>
      <w:proofErr w:type="spellStart"/>
      <w:r>
        <w:t>Feddersen</w:t>
      </w:r>
      <w:proofErr w:type="spellEnd"/>
      <w:r>
        <w:t xml:space="preserve">, Timothy J. and Alvaro </w:t>
      </w:r>
      <w:proofErr w:type="spellStart"/>
      <w:r>
        <w:t>Sandroni</w:t>
      </w:r>
      <w:proofErr w:type="spellEnd"/>
      <w:r>
        <w:t>. 2006</w:t>
      </w:r>
      <w:r>
        <w:rPr>
          <w:i/>
        </w:rPr>
        <w:t>a</w:t>
      </w:r>
      <w:r>
        <w:t xml:space="preserve">. “The Calculus of Ethical Voting.” </w:t>
      </w:r>
      <w:r>
        <w:rPr>
          <w:i/>
        </w:rPr>
        <w:t xml:space="preserve">International Journal of Game Theory </w:t>
      </w:r>
      <w:r>
        <w:t>35(1):1–25.</w:t>
      </w:r>
    </w:p>
    <w:p w14:paraId="21A8BF51" w14:textId="77777777" w:rsidR="00C37057" w:rsidRDefault="00A26233" w:rsidP="0041370F">
      <w:pPr>
        <w:spacing w:after="0" w:line="480" w:lineRule="auto"/>
        <w:ind w:left="245" w:right="173" w:hanging="245"/>
        <w:jc w:val="left"/>
      </w:pPr>
      <w:proofErr w:type="spellStart"/>
      <w:r>
        <w:t>Feddersen</w:t>
      </w:r>
      <w:proofErr w:type="spellEnd"/>
      <w:r>
        <w:t xml:space="preserve">, Timothy J. and Alvaro </w:t>
      </w:r>
      <w:proofErr w:type="spellStart"/>
      <w:r>
        <w:t>Sandroni</w:t>
      </w:r>
      <w:proofErr w:type="spellEnd"/>
      <w:r>
        <w:t>. 2006</w:t>
      </w:r>
      <w:r>
        <w:rPr>
          <w:i/>
        </w:rPr>
        <w:t>b</w:t>
      </w:r>
      <w:r>
        <w:t xml:space="preserve">. “A Theory of Participation in Elections.” </w:t>
      </w:r>
      <w:r>
        <w:rPr>
          <w:i/>
        </w:rPr>
        <w:t xml:space="preserve">The American Economic Review </w:t>
      </w:r>
      <w:r>
        <w:t>96(4):1271–1282.</w:t>
      </w:r>
    </w:p>
    <w:p w14:paraId="61C03E05" w14:textId="77777777" w:rsidR="00C37057" w:rsidRDefault="00A26233" w:rsidP="0041370F">
      <w:pPr>
        <w:spacing w:after="0" w:line="480" w:lineRule="auto"/>
        <w:ind w:left="245" w:right="173" w:hanging="245"/>
        <w:jc w:val="left"/>
      </w:pPr>
      <w:proofErr w:type="spellStart"/>
      <w:r>
        <w:t>Feddersen</w:t>
      </w:r>
      <w:proofErr w:type="spellEnd"/>
      <w:r>
        <w:t xml:space="preserve">, Timothy J. and Wolfgang Pesendorfer. 1996. “The Swing Voter’s Curse.” </w:t>
      </w:r>
      <w:r>
        <w:rPr>
          <w:i/>
        </w:rPr>
        <w:t xml:space="preserve">The American Economic Review </w:t>
      </w:r>
      <w:r>
        <w:t>86(3):408–424.</w:t>
      </w:r>
    </w:p>
    <w:p w14:paraId="27183D7B" w14:textId="77777777" w:rsidR="00C37057" w:rsidRDefault="00A26233" w:rsidP="0041370F">
      <w:pPr>
        <w:spacing w:after="0" w:line="480" w:lineRule="auto"/>
        <w:ind w:left="245" w:right="173" w:hanging="245"/>
        <w:jc w:val="left"/>
      </w:pPr>
      <w:r>
        <w:t xml:space="preserve">Fowler, Anthony and Michele Margolis. 2014. “The Political Consequences of Uninformed Voters.” </w:t>
      </w:r>
      <w:r>
        <w:rPr>
          <w:i/>
        </w:rPr>
        <w:t xml:space="preserve">Electoral Studies </w:t>
      </w:r>
      <w:r>
        <w:t>34:100–110.</w:t>
      </w:r>
    </w:p>
    <w:p w14:paraId="67FB4E3B" w14:textId="77777777" w:rsidR="00C37057" w:rsidRDefault="00A26233" w:rsidP="0041370F">
      <w:pPr>
        <w:spacing w:after="0" w:line="480" w:lineRule="auto"/>
        <w:ind w:left="245" w:right="173" w:hanging="245"/>
        <w:jc w:val="left"/>
      </w:pPr>
      <w:proofErr w:type="spellStart"/>
      <w:r>
        <w:t>Gemenis</w:t>
      </w:r>
      <w:proofErr w:type="spellEnd"/>
      <w:r>
        <w:t xml:space="preserve">, Kostas and Martin </w:t>
      </w:r>
      <w:proofErr w:type="spellStart"/>
      <w:r>
        <w:t>Rosema</w:t>
      </w:r>
      <w:proofErr w:type="spellEnd"/>
      <w:r>
        <w:t xml:space="preserve">. 2014. “Voting Advice Applications and Electoral Turnout.” </w:t>
      </w:r>
      <w:r>
        <w:rPr>
          <w:i/>
        </w:rPr>
        <w:t xml:space="preserve">Electoral Studies </w:t>
      </w:r>
      <w:r>
        <w:t>36:281–289.</w:t>
      </w:r>
    </w:p>
    <w:p w14:paraId="2EF51044" w14:textId="77777777" w:rsidR="00C37057" w:rsidRDefault="00A26233" w:rsidP="0041370F">
      <w:pPr>
        <w:spacing w:after="0" w:line="480" w:lineRule="auto"/>
        <w:ind w:left="245" w:right="173" w:hanging="245"/>
        <w:jc w:val="left"/>
      </w:pPr>
      <w:proofErr w:type="spellStart"/>
      <w:r>
        <w:t>Hardmeier</w:t>
      </w:r>
      <w:proofErr w:type="spellEnd"/>
      <w:r>
        <w:t xml:space="preserve">, S. 2008. </w:t>
      </w:r>
      <w:ins w:id="879" w:author="Jeff March" w:date="2019-06-20T15:20:00Z">
        <w:r w:rsidR="00B97A12">
          <w:t>“</w:t>
        </w:r>
      </w:ins>
      <w:r>
        <w:t>The Effects of Published Polls on Citizens</w:t>
      </w:r>
      <w:del w:id="880" w:author="Jeff March" w:date="2019-06-20T15:20:00Z">
        <w:r w:rsidDel="00B97A12">
          <w:delText>.</w:delText>
        </w:r>
      </w:del>
      <w:ins w:id="881" w:author="Jeff March" w:date="2019-06-20T15:20:00Z">
        <w:r w:rsidR="00B97A12">
          <w:t>,”</w:t>
        </w:r>
      </w:ins>
      <w:r>
        <w:t xml:space="preserve"> </w:t>
      </w:r>
      <w:del w:id="882" w:author="Jeff March" w:date="2019-06-20T15:20:00Z">
        <w:r w:rsidDel="00B97A12">
          <w:delText>I</w:delText>
        </w:r>
      </w:del>
      <w:ins w:id="883" w:author="Jeff March" w:date="2019-06-20T15:20:00Z">
        <w:r w:rsidR="00B97A12">
          <w:t>i</w:t>
        </w:r>
      </w:ins>
      <w:r>
        <w:t xml:space="preserve">n </w:t>
      </w:r>
      <w:r>
        <w:rPr>
          <w:i/>
        </w:rPr>
        <w:t>The SAGE Handbook of Public Opinion Research</w:t>
      </w:r>
      <w:r>
        <w:t>, ed</w:t>
      </w:r>
      <w:ins w:id="884" w:author="Jeff March" w:date="2019-06-20T15:20:00Z">
        <w:r w:rsidR="00B97A12">
          <w:t>s</w:t>
        </w:r>
      </w:ins>
      <w:r>
        <w:t xml:space="preserve">. Wolfgang </w:t>
      </w:r>
      <w:proofErr w:type="spellStart"/>
      <w:r>
        <w:t>Donsbach</w:t>
      </w:r>
      <w:proofErr w:type="spellEnd"/>
      <w:r>
        <w:t xml:space="preserve"> and Michael W. </w:t>
      </w:r>
      <w:proofErr w:type="spellStart"/>
      <w:r>
        <w:t>Traugott</w:t>
      </w:r>
      <w:proofErr w:type="spellEnd"/>
      <w:r>
        <w:t>. London: SAGE Publications.</w:t>
      </w:r>
    </w:p>
    <w:p w14:paraId="0A7DCA96" w14:textId="77777777" w:rsidR="00C37057" w:rsidRDefault="00A26233" w:rsidP="0041370F">
      <w:pPr>
        <w:spacing w:after="0" w:line="480" w:lineRule="auto"/>
        <w:ind w:left="245" w:right="173" w:hanging="245"/>
        <w:jc w:val="left"/>
      </w:pPr>
      <w:r>
        <w:t xml:space="preserve">Huckfeldt, Robert and John Sprague. 1987. “Networks in Context: The Social Flow of Political Information.” </w:t>
      </w:r>
      <w:r>
        <w:rPr>
          <w:i/>
        </w:rPr>
        <w:t xml:space="preserve">The American Political Science Review </w:t>
      </w:r>
      <w:r>
        <w:t>81(4):1197–1216.</w:t>
      </w:r>
    </w:p>
    <w:p w14:paraId="16D193B8" w14:textId="77777777" w:rsidR="00C37057" w:rsidRDefault="00A26233" w:rsidP="0041370F">
      <w:pPr>
        <w:spacing w:after="0" w:line="480" w:lineRule="auto"/>
        <w:ind w:left="245" w:right="173" w:hanging="245"/>
        <w:jc w:val="left"/>
      </w:pPr>
      <w:r>
        <w:t xml:space="preserve">Huckfeldt, Robert and John Sprague. 1995. </w:t>
      </w:r>
      <w:r>
        <w:rPr>
          <w:i/>
        </w:rPr>
        <w:t>Citizens, Politics and Social Communication: Information and Influence in an Election Campaign</w:t>
      </w:r>
      <w:r>
        <w:t xml:space="preserve">. </w:t>
      </w:r>
      <w:ins w:id="885" w:author="Jeff March" w:date="2019-06-20T15:21:00Z">
        <w:r w:rsidR="00B97A12">
          <w:t xml:space="preserve">Cambridge: </w:t>
        </w:r>
      </w:ins>
      <w:r>
        <w:t>Cambridge University Press.</w:t>
      </w:r>
    </w:p>
    <w:p w14:paraId="011CA84E" w14:textId="77777777" w:rsidR="00C37057" w:rsidRDefault="00A26233" w:rsidP="0041370F">
      <w:pPr>
        <w:spacing w:after="0" w:line="480" w:lineRule="auto"/>
        <w:ind w:left="245" w:right="173" w:hanging="245"/>
        <w:jc w:val="left"/>
      </w:pPr>
      <w:r>
        <w:t>Huckfeldt, Robert, Matthew T. Pietryka</w:t>
      </w:r>
      <w:ins w:id="886" w:author="Jeff March" w:date="2019-06-20T15:21:00Z">
        <w:r w:rsidR="00B97A12">
          <w:t>,</w:t>
        </w:r>
      </w:ins>
      <w:r>
        <w:t xml:space="preserve"> and Jack Reilly. 2014. “Noise, Bias, and Expertise in Political Communication Networks.” </w:t>
      </w:r>
      <w:r>
        <w:rPr>
          <w:i/>
        </w:rPr>
        <w:t xml:space="preserve">Social Networks </w:t>
      </w:r>
      <w:r>
        <w:t>36:110–121. Special Issue on Political Networks.</w:t>
      </w:r>
    </w:p>
    <w:p w14:paraId="43715D20" w14:textId="77777777" w:rsidR="00C37057" w:rsidRDefault="00A26233" w:rsidP="0041370F">
      <w:pPr>
        <w:spacing w:after="0" w:line="480" w:lineRule="auto"/>
        <w:ind w:left="245" w:right="173" w:hanging="245"/>
        <w:jc w:val="left"/>
      </w:pPr>
      <w:r>
        <w:t xml:space="preserve">Kasara, </w:t>
      </w:r>
      <w:proofErr w:type="spellStart"/>
      <w:r>
        <w:t>Kimuli</w:t>
      </w:r>
      <w:proofErr w:type="spellEnd"/>
      <w:r>
        <w:t xml:space="preserve"> and </w:t>
      </w:r>
      <w:proofErr w:type="spellStart"/>
      <w:r>
        <w:t>Pavithra</w:t>
      </w:r>
      <w:proofErr w:type="spellEnd"/>
      <w:r>
        <w:t xml:space="preserve"> </w:t>
      </w:r>
      <w:proofErr w:type="spellStart"/>
      <w:r>
        <w:t>Suryanarayan</w:t>
      </w:r>
      <w:proofErr w:type="spellEnd"/>
      <w:r>
        <w:t xml:space="preserve">. 2015. “When Do the Rich Vote Less Than the Poor and Why? Explaining Turnout Inequality across the World.” </w:t>
      </w:r>
      <w:r>
        <w:rPr>
          <w:i/>
        </w:rPr>
        <w:t xml:space="preserve">American Journal of Political Science </w:t>
      </w:r>
      <w:r>
        <w:t>59(3):613–627.</w:t>
      </w:r>
    </w:p>
    <w:p w14:paraId="6F0E7595" w14:textId="77777777" w:rsidR="00C37057" w:rsidRDefault="00A26233" w:rsidP="0041370F">
      <w:pPr>
        <w:spacing w:after="0" w:line="480" w:lineRule="auto"/>
        <w:ind w:left="245" w:right="173" w:hanging="245"/>
        <w:jc w:val="left"/>
      </w:pPr>
      <w:r>
        <w:t xml:space="preserve">Kedar, Orit. 2005. “When Moderate Voters Prefer Extreme Parties: Policy Balancing in Parliamentary Elections.” </w:t>
      </w:r>
      <w:r>
        <w:rPr>
          <w:i/>
        </w:rPr>
        <w:t xml:space="preserve">The American Political Science Review </w:t>
      </w:r>
      <w:r>
        <w:t>99(2):185–199.</w:t>
      </w:r>
    </w:p>
    <w:p w14:paraId="18C1BC15" w14:textId="77777777" w:rsidR="00C37057" w:rsidRDefault="00A26233" w:rsidP="0041370F">
      <w:pPr>
        <w:spacing w:after="0" w:line="480" w:lineRule="auto"/>
        <w:ind w:left="245" w:right="173" w:hanging="245"/>
        <w:jc w:val="left"/>
      </w:pPr>
      <w:r>
        <w:t xml:space="preserve">Kedar, Orit. 2006. “How </w:t>
      </w:r>
      <w:del w:id="887" w:author="Jeff March" w:date="2019-06-20T15:22:00Z">
        <w:r w:rsidDel="00B97A12">
          <w:delText>v</w:delText>
        </w:r>
      </w:del>
      <w:ins w:id="888" w:author="Jeff March" w:date="2019-06-20T15:22:00Z">
        <w:r w:rsidR="00B97A12">
          <w:t>V</w:t>
        </w:r>
      </w:ins>
      <w:r>
        <w:t xml:space="preserve">oters </w:t>
      </w:r>
      <w:del w:id="889" w:author="Jeff March" w:date="2019-06-20T15:22:00Z">
        <w:r w:rsidDel="00B97A12">
          <w:delText>w</w:delText>
        </w:r>
      </w:del>
      <w:ins w:id="890" w:author="Jeff March" w:date="2019-06-20T15:22:00Z">
        <w:r w:rsidR="00B97A12">
          <w:t>W</w:t>
        </w:r>
      </w:ins>
      <w:r>
        <w:t xml:space="preserve">ork </w:t>
      </w:r>
      <w:del w:id="891" w:author="Jeff March" w:date="2019-06-20T15:22:00Z">
        <w:r w:rsidDel="00B97A12">
          <w:delText>a</w:delText>
        </w:r>
      </w:del>
      <w:ins w:id="892" w:author="Jeff March" w:date="2019-06-20T15:22:00Z">
        <w:r w:rsidR="00B97A12">
          <w:t>A</w:t>
        </w:r>
      </w:ins>
      <w:r>
        <w:t xml:space="preserve">round </w:t>
      </w:r>
      <w:del w:id="893" w:author="Jeff March" w:date="2019-06-20T15:22:00Z">
        <w:r w:rsidDel="00B97A12">
          <w:delText>i</w:delText>
        </w:r>
      </w:del>
      <w:ins w:id="894" w:author="Jeff March" w:date="2019-06-20T15:22:00Z">
        <w:r w:rsidR="00B97A12">
          <w:t>I</w:t>
        </w:r>
      </w:ins>
      <w:r>
        <w:t xml:space="preserve">nstitutions: Policy </w:t>
      </w:r>
      <w:del w:id="895" w:author="Jeff March" w:date="2019-06-20T15:22:00Z">
        <w:r w:rsidDel="00006805">
          <w:delText>b</w:delText>
        </w:r>
      </w:del>
      <w:ins w:id="896" w:author="Jeff March" w:date="2019-06-20T15:22:00Z">
        <w:r w:rsidR="00006805">
          <w:t>B</w:t>
        </w:r>
      </w:ins>
      <w:r>
        <w:t xml:space="preserve">alancing in </w:t>
      </w:r>
      <w:del w:id="897" w:author="Jeff March" w:date="2019-06-20T15:22:00Z">
        <w:r w:rsidDel="00006805">
          <w:delText>s</w:delText>
        </w:r>
      </w:del>
      <w:ins w:id="898" w:author="Jeff March" w:date="2019-06-20T15:22:00Z">
        <w:r w:rsidR="00006805">
          <w:t>S</w:t>
        </w:r>
      </w:ins>
      <w:r>
        <w:t xml:space="preserve">taggered </w:t>
      </w:r>
      <w:del w:id="899" w:author="Jeff March" w:date="2019-06-20T15:22:00Z">
        <w:r w:rsidDel="00006805">
          <w:delText>e</w:delText>
        </w:r>
      </w:del>
      <w:ins w:id="900" w:author="Jeff March" w:date="2019-06-20T15:22:00Z">
        <w:r w:rsidR="00006805">
          <w:t>E</w:t>
        </w:r>
      </w:ins>
      <w:r>
        <w:t xml:space="preserve">lections.” </w:t>
      </w:r>
      <w:r>
        <w:rPr>
          <w:i/>
        </w:rPr>
        <w:t xml:space="preserve">Electoral Studies </w:t>
      </w:r>
      <w:r>
        <w:t>25(3):509</w:t>
      </w:r>
      <w:del w:id="901" w:author="Jeff March" w:date="2019-06-20T15:22:00Z">
        <w:r w:rsidDel="00006805">
          <w:delText xml:space="preserve"> </w:delText>
        </w:r>
      </w:del>
      <w:r>
        <w:t>–</w:t>
      </w:r>
      <w:del w:id="902" w:author="Jeff March" w:date="2019-06-20T15:23:00Z">
        <w:r w:rsidDel="00006805">
          <w:delText xml:space="preserve"> </w:delText>
        </w:r>
      </w:del>
      <w:r>
        <w:t>527.</w:t>
      </w:r>
    </w:p>
    <w:p w14:paraId="5B593B48" w14:textId="77777777" w:rsidR="00C37057" w:rsidRDefault="00A26233" w:rsidP="0041370F">
      <w:pPr>
        <w:spacing w:after="0" w:line="480" w:lineRule="auto"/>
        <w:ind w:left="245" w:right="173" w:hanging="245"/>
        <w:jc w:val="left"/>
      </w:pPr>
      <w:r>
        <w:t>King, Gary, James Honaker, Anne Joseph</w:t>
      </w:r>
      <w:ins w:id="903" w:author="Jeff March" w:date="2019-06-20T15:23:00Z">
        <w:r w:rsidR="00006805">
          <w:t>,</w:t>
        </w:r>
      </w:ins>
      <w:r>
        <w:t xml:space="preserve"> and Kenneth </w:t>
      </w:r>
      <w:proofErr w:type="spellStart"/>
      <w:r>
        <w:t>Scheve</w:t>
      </w:r>
      <w:proofErr w:type="spellEnd"/>
      <w:r>
        <w:t xml:space="preserve">. 2001. “Analyzing Incomplete Political Science Data: An Alternative Algorithm for Multiple Imputation.” </w:t>
      </w:r>
      <w:r>
        <w:rPr>
          <w:i/>
        </w:rPr>
        <w:t xml:space="preserve">American Political Science Review </w:t>
      </w:r>
      <w:r>
        <w:t>95(1):49–69.</w:t>
      </w:r>
    </w:p>
    <w:p w14:paraId="09442834" w14:textId="77777777" w:rsidR="00C37057" w:rsidRDefault="00A26233" w:rsidP="0041370F">
      <w:pPr>
        <w:spacing w:after="0" w:line="480" w:lineRule="auto"/>
        <w:ind w:left="245" w:right="173" w:hanging="245"/>
        <w:jc w:val="left"/>
      </w:pPr>
      <w:proofErr w:type="spellStart"/>
      <w:r>
        <w:t>Kollman</w:t>
      </w:r>
      <w:proofErr w:type="spellEnd"/>
      <w:r>
        <w:t>, Ken, John H. Miller</w:t>
      </w:r>
      <w:ins w:id="904" w:author="Jeff March" w:date="2019-06-20T15:23:00Z">
        <w:r w:rsidR="00E85B69">
          <w:t>,</w:t>
        </w:r>
      </w:ins>
      <w:r>
        <w:t xml:space="preserve"> and Scott E. Page. 1992. “Adaptive Parties in Spatial Elections.” </w:t>
      </w:r>
      <w:r>
        <w:rPr>
          <w:i/>
        </w:rPr>
        <w:t xml:space="preserve">The American Political Science Review </w:t>
      </w:r>
      <w:r>
        <w:t>86(4):929–937.</w:t>
      </w:r>
    </w:p>
    <w:p w14:paraId="16C70DB6" w14:textId="77777777" w:rsidR="00C37057" w:rsidRDefault="00A26233" w:rsidP="0041370F">
      <w:pPr>
        <w:spacing w:after="0" w:line="480" w:lineRule="auto"/>
        <w:ind w:left="245" w:right="173" w:hanging="245"/>
        <w:jc w:val="left"/>
      </w:pPr>
      <w:r>
        <w:t xml:space="preserve">Kuklinski, James H., Paul J. Quirk, Jennifer </w:t>
      </w:r>
      <w:proofErr w:type="spellStart"/>
      <w:r>
        <w:t>Jerit</w:t>
      </w:r>
      <w:proofErr w:type="spellEnd"/>
      <w:r>
        <w:t xml:space="preserve">, David </w:t>
      </w:r>
      <w:proofErr w:type="spellStart"/>
      <w:r>
        <w:t>Schwieder</w:t>
      </w:r>
      <w:proofErr w:type="spellEnd"/>
      <w:ins w:id="905" w:author="Jeff March" w:date="2019-06-20T15:23:00Z">
        <w:r w:rsidR="00E85B69">
          <w:t>,</w:t>
        </w:r>
      </w:ins>
      <w:r>
        <w:t xml:space="preserve"> and Robert F. Rich. 2000. “Misinformation and the Currency of Democratic Citizenship.” </w:t>
      </w:r>
      <w:r>
        <w:rPr>
          <w:i/>
        </w:rPr>
        <w:t xml:space="preserve">Journal of Politics </w:t>
      </w:r>
      <w:r>
        <w:t>62(3):790–816.</w:t>
      </w:r>
    </w:p>
    <w:p w14:paraId="6D65C925" w14:textId="77777777" w:rsidR="00C37057" w:rsidRDefault="00A26233" w:rsidP="0041370F">
      <w:pPr>
        <w:spacing w:after="0" w:line="480" w:lineRule="auto"/>
        <w:ind w:left="245" w:right="173" w:hanging="245"/>
        <w:jc w:val="left"/>
      </w:pPr>
      <w:proofErr w:type="spellStart"/>
      <w:r>
        <w:t>Larcinese</w:t>
      </w:r>
      <w:proofErr w:type="spellEnd"/>
      <w:r>
        <w:t xml:space="preserve">, Valentino. 2007. “Does Political Knowledge Increase Turnout? Evidence from the 1997 British General Election.” </w:t>
      </w:r>
      <w:r>
        <w:rPr>
          <w:i/>
        </w:rPr>
        <w:t xml:space="preserve">Public Choice </w:t>
      </w:r>
      <w:r>
        <w:t>131(3):387–411.</w:t>
      </w:r>
    </w:p>
    <w:p w14:paraId="74E27BF6" w14:textId="77777777" w:rsidR="00C37057" w:rsidRDefault="00A26233" w:rsidP="0041370F">
      <w:pPr>
        <w:spacing w:after="0" w:line="480" w:lineRule="auto"/>
        <w:ind w:left="245" w:right="173" w:hanging="245"/>
        <w:jc w:val="left"/>
      </w:pPr>
      <w:r>
        <w:t xml:space="preserve">Lassen, David Dreyer. 2005. “The Effect of Information on Voter Turnout: Evidence from a Natural Experiment.” </w:t>
      </w:r>
      <w:r>
        <w:rPr>
          <w:i/>
        </w:rPr>
        <w:t xml:space="preserve">American Journal of Political Science </w:t>
      </w:r>
      <w:r>
        <w:t>49(1):103–118.</w:t>
      </w:r>
    </w:p>
    <w:p w14:paraId="2FBA7F62" w14:textId="77777777" w:rsidR="00C37057" w:rsidRDefault="00A26233" w:rsidP="0041370F">
      <w:pPr>
        <w:spacing w:after="0" w:line="480" w:lineRule="auto"/>
        <w:ind w:left="245" w:right="173" w:hanging="245"/>
        <w:jc w:val="left"/>
      </w:pPr>
      <w:r>
        <w:t>Lau, Richard R</w:t>
      </w:r>
      <w:ins w:id="906" w:author="Jeff March" w:date="2019-06-20T15:24:00Z">
        <w:r w:rsidR="00E85B69">
          <w:t>.</w:t>
        </w:r>
      </w:ins>
      <w:r>
        <w:t xml:space="preserve"> and David P</w:t>
      </w:r>
      <w:ins w:id="907" w:author="Jeff March" w:date="2019-06-20T15:24:00Z">
        <w:r w:rsidR="00E85B69">
          <w:t>.</w:t>
        </w:r>
      </w:ins>
      <w:r>
        <w:t xml:space="preserve"> </w:t>
      </w:r>
      <w:proofErr w:type="spellStart"/>
      <w:r>
        <w:t>Redlawsk</w:t>
      </w:r>
      <w:proofErr w:type="spellEnd"/>
      <w:r>
        <w:t xml:space="preserve">. 2001. “Advantages and Disadvantages of Cognitive Heuristics in Political Decision Making.” </w:t>
      </w:r>
      <w:r>
        <w:rPr>
          <w:i/>
        </w:rPr>
        <w:t xml:space="preserve">American Journal of Political Science </w:t>
      </w:r>
      <w:r>
        <w:t>45(4):951– 971.</w:t>
      </w:r>
    </w:p>
    <w:p w14:paraId="20B5A58D" w14:textId="77777777" w:rsidR="00C37057" w:rsidRDefault="00A26233" w:rsidP="0041370F">
      <w:pPr>
        <w:spacing w:after="0" w:line="480" w:lineRule="auto"/>
        <w:ind w:left="245" w:right="173" w:hanging="245"/>
        <w:jc w:val="left"/>
      </w:pPr>
      <w:r>
        <w:t xml:space="preserve">Lewis, Jeffrey B. and Drew A. Linzer. 2005. “Estimating Regression Models in Which the Dependent Variable Is Based on Estimates.” </w:t>
      </w:r>
      <w:r>
        <w:rPr>
          <w:i/>
        </w:rPr>
        <w:t xml:space="preserve">Political Analysis </w:t>
      </w:r>
      <w:r>
        <w:t>13(4):345–364.</w:t>
      </w:r>
    </w:p>
    <w:p w14:paraId="739CC89E" w14:textId="77777777" w:rsidR="00C37057" w:rsidRDefault="00A26233" w:rsidP="0041370F">
      <w:pPr>
        <w:spacing w:after="0" w:line="480" w:lineRule="auto"/>
        <w:ind w:left="245" w:right="173" w:hanging="245"/>
        <w:jc w:val="left"/>
      </w:pPr>
      <w:proofErr w:type="spellStart"/>
      <w:r>
        <w:t>Lupia</w:t>
      </w:r>
      <w:proofErr w:type="spellEnd"/>
      <w:r>
        <w:t xml:space="preserve">, Arthur. 1994. “Shortcuts Versus Encyclopedias: Information and Voting Behavior in California Insurance Reform Elections.” </w:t>
      </w:r>
      <w:r>
        <w:rPr>
          <w:i/>
        </w:rPr>
        <w:t xml:space="preserve">American Political Science Review </w:t>
      </w:r>
      <w:r>
        <w:t>88(1):63–76.</w:t>
      </w:r>
    </w:p>
    <w:p w14:paraId="60C950A7" w14:textId="77777777" w:rsidR="00C37057" w:rsidRDefault="00A26233" w:rsidP="0041370F">
      <w:pPr>
        <w:spacing w:after="0" w:line="480" w:lineRule="auto"/>
        <w:ind w:left="245" w:right="173" w:hanging="245"/>
        <w:jc w:val="left"/>
      </w:pPr>
      <w:r>
        <w:t xml:space="preserve">Matsusaka, John G. 1995. “Explaining Voter Turnout Patterns: An Information Theory.” </w:t>
      </w:r>
      <w:r>
        <w:rPr>
          <w:i/>
        </w:rPr>
        <w:t xml:space="preserve">Public Choice </w:t>
      </w:r>
      <w:r>
        <w:t>84(1):91–117.</w:t>
      </w:r>
    </w:p>
    <w:p w14:paraId="26280F3B" w14:textId="77777777" w:rsidR="00C37057" w:rsidRDefault="00A26233" w:rsidP="0041370F">
      <w:pPr>
        <w:spacing w:after="0" w:line="480" w:lineRule="auto"/>
        <w:ind w:left="245" w:right="173" w:hanging="245"/>
        <w:jc w:val="left"/>
      </w:pPr>
      <w:r>
        <w:t xml:space="preserve">Miller, Warren E. 1956. “One-Party Politics and the Voter.” </w:t>
      </w:r>
      <w:r>
        <w:rPr>
          <w:i/>
        </w:rPr>
        <w:t xml:space="preserve">American Political Science Review </w:t>
      </w:r>
      <w:r>
        <w:t>50(3):707–725.</w:t>
      </w:r>
    </w:p>
    <w:p w14:paraId="69DD07DF" w14:textId="77777777" w:rsidR="00C37057" w:rsidRDefault="00A26233" w:rsidP="0041370F">
      <w:pPr>
        <w:spacing w:after="0" w:line="480" w:lineRule="auto"/>
        <w:ind w:left="245" w:right="173" w:hanging="245"/>
        <w:jc w:val="left"/>
      </w:pPr>
      <w:r>
        <w:t xml:space="preserve">Morton, Rebecca B. and Kai Ou. 2015. “What Motivates Bandwagon Voting Behavior: Altruism or a Desire to Win?” </w:t>
      </w:r>
      <w:r>
        <w:rPr>
          <w:i/>
        </w:rPr>
        <w:t xml:space="preserve">European Journal of Political Economy </w:t>
      </w:r>
      <w:r>
        <w:t xml:space="preserve">40(Part B):224– 241. </w:t>
      </w:r>
      <w:commentRangeStart w:id="908"/>
      <w:r>
        <w:t>Behavioral Political Economy.</w:t>
      </w:r>
      <w:commentRangeEnd w:id="908"/>
      <w:r w:rsidR="00083D4C">
        <w:rPr>
          <w:rStyle w:val="CommentReference"/>
          <w:vanish/>
        </w:rPr>
        <w:commentReference w:id="908"/>
      </w:r>
    </w:p>
    <w:p w14:paraId="5F83F41D" w14:textId="77777777" w:rsidR="00C37057" w:rsidRDefault="00A26233" w:rsidP="0041370F">
      <w:pPr>
        <w:spacing w:after="0" w:line="480" w:lineRule="auto"/>
        <w:ind w:left="245" w:right="173" w:hanging="245"/>
        <w:jc w:val="left"/>
      </w:pPr>
      <w:r>
        <w:t xml:space="preserve">Page, B.I. and R.Y. Shapiro. 1992. </w:t>
      </w:r>
      <w:r>
        <w:rPr>
          <w:i/>
        </w:rPr>
        <w:t>The Rational Public: Fifty Years of Trends in Americans’ Policy Preferences</w:t>
      </w:r>
      <w:r>
        <w:t xml:space="preserve">. </w:t>
      </w:r>
      <w:ins w:id="909" w:author="Jeff March" w:date="2019-06-20T15:32:00Z">
        <w:r w:rsidR="00083D4C">
          <w:t xml:space="preserve">Chicago: </w:t>
        </w:r>
      </w:ins>
      <w:r>
        <w:t>University of Chicago Press.</w:t>
      </w:r>
    </w:p>
    <w:p w14:paraId="6438F146" w14:textId="77777777" w:rsidR="00C37057" w:rsidRDefault="00A26233" w:rsidP="0041370F">
      <w:pPr>
        <w:spacing w:after="0" w:line="480" w:lineRule="auto"/>
        <w:ind w:left="245" w:right="173" w:hanging="245"/>
        <w:jc w:val="left"/>
      </w:pPr>
      <w:r>
        <w:t xml:space="preserve">Putnam, Robert D. 1966. “Political Attitudes and the Local Community.” </w:t>
      </w:r>
      <w:r>
        <w:rPr>
          <w:i/>
        </w:rPr>
        <w:t xml:space="preserve">American Political Science Review </w:t>
      </w:r>
      <w:r>
        <w:t>60(3):640–654.</w:t>
      </w:r>
    </w:p>
    <w:p w14:paraId="778CE41E" w14:textId="77777777" w:rsidR="00C37057" w:rsidRDefault="00A26233" w:rsidP="0041370F">
      <w:pPr>
        <w:spacing w:after="0" w:line="480" w:lineRule="auto"/>
        <w:ind w:left="245" w:right="173" w:hanging="245"/>
        <w:jc w:val="left"/>
      </w:pPr>
      <w:r>
        <w:t>Roy, Jason, Shane P. Singh, Patrick Fournier</w:t>
      </w:r>
      <w:ins w:id="910" w:author="Jeff March" w:date="2019-06-20T15:32:00Z">
        <w:r w:rsidR="00083D4C">
          <w:t>,</w:t>
        </w:r>
      </w:ins>
      <w:r>
        <w:t xml:space="preserve"> and Blake Andrew. 2015. “An Experimental Analysis of the Impact of Campaign Polls on Electoral Information Seeking.” </w:t>
      </w:r>
      <w:r>
        <w:rPr>
          <w:i/>
        </w:rPr>
        <w:t xml:space="preserve">Electoral Studies </w:t>
      </w:r>
      <w:r>
        <w:t>40(Supplement C):146–157.</w:t>
      </w:r>
    </w:p>
    <w:p w14:paraId="73183CFE" w14:textId="77777777" w:rsidR="00C37057" w:rsidRDefault="00A26233" w:rsidP="0041370F">
      <w:pPr>
        <w:spacing w:after="0" w:line="480" w:lineRule="auto"/>
        <w:ind w:left="245" w:right="173" w:hanging="245"/>
        <w:jc w:val="left"/>
      </w:pPr>
      <w:r>
        <w:t xml:space="preserve">Schelling, Thomas C. 1969. “Models of Segregation.” </w:t>
      </w:r>
      <w:r>
        <w:rPr>
          <w:i/>
        </w:rPr>
        <w:t xml:space="preserve">The American Economic Review </w:t>
      </w:r>
      <w:r>
        <w:t>59(2):488–493.</w:t>
      </w:r>
    </w:p>
    <w:p w14:paraId="03E8E446" w14:textId="77777777" w:rsidR="00C37057" w:rsidRDefault="00A26233" w:rsidP="0041370F">
      <w:pPr>
        <w:spacing w:after="0" w:line="480" w:lineRule="auto"/>
        <w:ind w:left="245" w:right="173" w:hanging="245"/>
        <w:jc w:val="left"/>
      </w:pPr>
      <w:r>
        <w:t>Tam Cho, Wendy K., James G. Gimpel</w:t>
      </w:r>
      <w:ins w:id="911" w:author="Jeff March" w:date="2019-06-20T15:32:00Z">
        <w:r w:rsidR="00083D4C">
          <w:t>,</w:t>
        </w:r>
      </w:ins>
      <w:r>
        <w:t xml:space="preserve"> and Iris S. </w:t>
      </w:r>
      <w:proofErr w:type="spellStart"/>
      <w:r>
        <w:t>Hui</w:t>
      </w:r>
      <w:proofErr w:type="spellEnd"/>
      <w:r>
        <w:t xml:space="preserve">. 2013. “Voter Migration and the Geographic Sorting of the American Electorate.” </w:t>
      </w:r>
      <w:r>
        <w:rPr>
          <w:i/>
        </w:rPr>
        <w:t xml:space="preserve">Annals of the Association of American Geographers </w:t>
      </w:r>
      <w:r>
        <w:t>103(4):856–870.</w:t>
      </w:r>
    </w:p>
    <w:p w14:paraId="1889F89F" w14:textId="77777777" w:rsidR="00C37057" w:rsidRDefault="00A26233" w:rsidP="0041370F">
      <w:pPr>
        <w:spacing w:after="0" w:line="480" w:lineRule="auto"/>
        <w:ind w:left="245" w:right="173" w:hanging="245"/>
        <w:jc w:val="left"/>
      </w:pPr>
      <w:r>
        <w:t xml:space="preserve">Tyran, Jean-Robert and Alexander K. Wagner. 2016. </w:t>
      </w:r>
      <w:ins w:id="912" w:author="Jeff March" w:date="2019-06-20T15:32:00Z">
        <w:r w:rsidR="00083D4C">
          <w:t>“</w:t>
        </w:r>
      </w:ins>
      <w:r>
        <w:t>Experimental Evidence on Expressive Voting</w:t>
      </w:r>
      <w:del w:id="913" w:author="Jeff March" w:date="2019-06-20T15:33:00Z">
        <w:r w:rsidDel="00083D4C">
          <w:delText>.</w:delText>
        </w:r>
      </w:del>
      <w:ins w:id="914" w:author="Jeff March" w:date="2019-06-20T15:33:00Z">
        <w:r w:rsidR="00083D4C">
          <w:t>,”</w:t>
        </w:r>
      </w:ins>
      <w:r>
        <w:t xml:space="preserve"> </w:t>
      </w:r>
      <w:del w:id="915" w:author="Jeff March" w:date="2019-06-20T15:33:00Z">
        <w:r w:rsidDel="00083D4C">
          <w:delText>I</w:delText>
        </w:r>
      </w:del>
      <w:ins w:id="916" w:author="Jeff March" w:date="2019-06-20T15:33:00Z">
        <w:r w:rsidR="00083D4C">
          <w:t>i</w:t>
        </w:r>
      </w:ins>
      <w:r>
        <w:t xml:space="preserve">n </w:t>
      </w:r>
      <w:r>
        <w:rPr>
          <w:i/>
        </w:rPr>
        <w:t>The Oxford Handbook of Public Choice</w:t>
      </w:r>
      <w:r>
        <w:t xml:space="preserve">. </w:t>
      </w:r>
      <w:del w:id="917" w:author="Jeff March" w:date="2019-06-20T15:35:00Z">
        <w:r w:rsidDel="00083D4C">
          <w:rPr>
            <w:b/>
          </w:rPr>
          <w:delText xml:space="preserve">URL: </w:delText>
        </w:r>
      </w:del>
      <w:r>
        <w:rPr>
          <w:i/>
        </w:rPr>
        <w:t>https://ssrn.com/abstract=2867954</w:t>
      </w:r>
    </w:p>
    <w:p w14:paraId="00139F2B" w14:textId="77777777" w:rsidR="00C37057" w:rsidRDefault="00A26233" w:rsidP="0041370F">
      <w:pPr>
        <w:spacing w:after="0" w:line="480" w:lineRule="auto"/>
        <w:ind w:left="245" w:right="173" w:hanging="245"/>
        <w:jc w:val="left"/>
      </w:pPr>
      <w:r>
        <w:t xml:space="preserve">van der Meer, Tom W. G., </w:t>
      </w:r>
      <w:proofErr w:type="spellStart"/>
      <w:r>
        <w:t>Armen</w:t>
      </w:r>
      <w:proofErr w:type="spellEnd"/>
      <w:r>
        <w:t xml:space="preserve"> </w:t>
      </w:r>
      <w:proofErr w:type="spellStart"/>
      <w:r>
        <w:t>Hakhverdian</w:t>
      </w:r>
      <w:proofErr w:type="spellEnd"/>
      <w:r>
        <w:t xml:space="preserve"> and </w:t>
      </w:r>
      <w:proofErr w:type="spellStart"/>
      <w:r>
        <w:t>Loes</w:t>
      </w:r>
      <w:proofErr w:type="spellEnd"/>
      <w:r>
        <w:t xml:space="preserve"> Aaldering. 2016. “Off the Fence, Onto the Bandwagon? A Large-Scale Survey Experiment on Effect of Real-Life Poll Outcomes on Subsequent Vote Intentions.” </w:t>
      </w:r>
      <w:r>
        <w:rPr>
          <w:i/>
        </w:rPr>
        <w:t xml:space="preserve">International Journal of Public Opinion Research </w:t>
      </w:r>
      <w:r>
        <w:t>28(1):46–72.</w:t>
      </w:r>
    </w:p>
    <w:p w14:paraId="0BCDD8F7" w14:textId="77777777" w:rsidR="00C37057" w:rsidDel="00083D4C" w:rsidRDefault="00A26233" w:rsidP="0041370F">
      <w:pPr>
        <w:spacing w:after="0" w:line="480" w:lineRule="auto"/>
        <w:ind w:left="245" w:right="173" w:hanging="245"/>
        <w:jc w:val="left"/>
        <w:rPr>
          <w:del w:id="918" w:author="Jeff March" w:date="2019-06-20T15:37:00Z"/>
        </w:rPr>
      </w:pPr>
      <w:r>
        <w:t xml:space="preserve">Zaller, John R. 1992. </w:t>
      </w:r>
      <w:r>
        <w:rPr>
          <w:i/>
        </w:rPr>
        <w:t>The Nature and Origins of Mass Opinion</w:t>
      </w:r>
      <w:r>
        <w:t xml:space="preserve">. </w:t>
      </w:r>
      <w:commentRangeStart w:id="919"/>
      <w:del w:id="920" w:author="Jeff March" w:date="2019-06-20T15:39:00Z">
        <w:r w:rsidDel="00BD3591">
          <w:delText>New York</w:delText>
        </w:r>
      </w:del>
      <w:ins w:id="921" w:author="Jeff March" w:date="2019-06-20T15:39:00Z">
        <w:r w:rsidR="00BD3591">
          <w:t>Cambridge</w:t>
        </w:r>
      </w:ins>
      <w:r>
        <w:t xml:space="preserve">: </w:t>
      </w:r>
      <w:commentRangeEnd w:id="919"/>
      <w:r w:rsidR="00BD3591">
        <w:rPr>
          <w:rStyle w:val="CommentReference"/>
          <w:vanish/>
        </w:rPr>
        <w:commentReference w:id="919"/>
      </w:r>
      <w:r>
        <w:t>Cambridge</w:t>
      </w:r>
      <w:ins w:id="922" w:author="Jeff March" w:date="2019-06-20T15:37:00Z">
        <w:r w:rsidR="00083D4C">
          <w:t xml:space="preserve"> </w:t>
        </w:r>
      </w:ins>
      <w:r w:rsidR="00083D4C">
        <w:t>University Press.</w:t>
      </w:r>
    </w:p>
    <w:p w14:paraId="730932E0" w14:textId="77777777" w:rsidR="00C37057" w:rsidRDefault="00C37057" w:rsidP="0041370F">
      <w:pPr>
        <w:spacing w:after="0" w:line="480" w:lineRule="auto"/>
        <w:ind w:left="245" w:right="173" w:hanging="245"/>
        <w:jc w:val="left"/>
      </w:pPr>
    </w:p>
    <w:sectPr w:rsidR="00C37057" w:rsidSect="00FC5387">
      <w:footerReference w:type="even" r:id="rId15"/>
      <w:footerReference w:type="default" r:id="rId16"/>
      <w:footerReference w:type="first" r:id="rId17"/>
      <w:pgSz w:w="12240" w:h="15840"/>
      <w:pgMar w:top="1440" w:right="1253" w:bottom="1440" w:left="1440" w:header="720" w:footer="720" w:gutter="0"/>
      <w:pgNumType w:start="0"/>
      <w:cols w:space="720"/>
      <w:titlePg/>
      <w:sectPrChange w:id="923" w:author="Jeff March" w:date="2019-06-19T10:35:00Z">
        <w:sectPr w:rsidR="00C37057" w:rsidSect="00FC5387">
          <w:pgMar w:top="1450" w:right="1246" w:bottom="1394" w:left="1440" w:header="720" w:footer="720"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Marti Childs" w:date="2019-06-21T09:23:00Z" w:initials="MC">
    <w:p w14:paraId="6FFD7082" w14:textId="77777777" w:rsidR="00C51400" w:rsidRPr="00CA7D90" w:rsidRDefault="00C51400" w:rsidP="00CA7D90">
      <w:pPr>
        <w:rPr>
          <w:rFonts w:ascii="Times" w:hAnsi="Times"/>
          <w:color w:val="auto"/>
          <w:kern w:val="0"/>
          <w:sz w:val="20"/>
          <w:szCs w:val="20"/>
          <w:lang w:eastAsia="en-US"/>
        </w:rPr>
      </w:pPr>
      <w:r>
        <w:rPr>
          <w:rStyle w:val="CommentReference"/>
        </w:rPr>
        <w:annotationRef/>
      </w:r>
      <w:r>
        <w:t xml:space="preserve">Author’s guidelines says” </w:t>
      </w:r>
      <w:r w:rsidRPr="00CA7D90">
        <w:rPr>
          <w:rFonts w:ascii="Helvetica" w:hAnsi="Helvetica"/>
          <w:color w:val="333333"/>
          <w:kern w:val="0"/>
          <w:sz w:val="25"/>
          <w:szCs w:val="25"/>
          <w:shd w:val="clear" w:color="auto" w:fill="FFFFFF"/>
          <w:lang w:eastAsia="en-US"/>
        </w:rPr>
        <w:t>The manuscript must </w:t>
      </w:r>
      <w:r w:rsidRPr="00CA7D90">
        <w:rPr>
          <w:rFonts w:ascii="Helvetica" w:hAnsi="Helvetica"/>
          <w:color w:val="333333"/>
          <w:kern w:val="0"/>
          <w:sz w:val="25"/>
          <w:szCs w:val="25"/>
          <w:u w:val="single"/>
          <w:shd w:val="clear" w:color="auto" w:fill="FFFFFF"/>
          <w:lang w:eastAsia="en-US"/>
        </w:rPr>
        <w:t>exclude any author-identifying information</w:t>
      </w:r>
      <w:r w:rsidRPr="00CA7D90">
        <w:rPr>
          <w:rFonts w:ascii="Helvetica" w:hAnsi="Helvetica"/>
          <w:color w:val="333333"/>
          <w:kern w:val="0"/>
          <w:sz w:val="25"/>
          <w:szCs w:val="25"/>
          <w:shd w:val="clear" w:color="auto" w:fill="FFFFFF"/>
          <w:lang w:eastAsia="en-US"/>
        </w:rPr>
        <w:t>, such as title page information listing authors’ names and affiliations, expressions of appreciation to others for advice or data, statements of where the manuscript may have been presented at a conference, acknowledgments of support for the research, or citations to the authors’ unpublished work that is not available online.</w:t>
      </w:r>
    </w:p>
    <w:p w14:paraId="68D219D2" w14:textId="77777777" w:rsidR="00C51400" w:rsidRDefault="00C51400">
      <w:pPr>
        <w:pStyle w:val="CommentText"/>
      </w:pPr>
    </w:p>
  </w:comment>
  <w:comment w:id="21" w:author="Jeff March" w:date="2019-06-19T10:38:00Z" w:initials="JM">
    <w:p w14:paraId="5F356B06" w14:textId="77777777" w:rsidR="00C51400" w:rsidRDefault="00C51400">
      <w:pPr>
        <w:pStyle w:val="CommentText"/>
      </w:pPr>
      <w:r>
        <w:rPr>
          <w:rStyle w:val="CommentReference"/>
        </w:rPr>
        <w:annotationRef/>
      </w:r>
      <w:r>
        <w:t xml:space="preserve">I added this per the AJPS “Manuscript Preparation” instructions (third bullet item on </w:t>
      </w:r>
      <w:r w:rsidRPr="007036E7">
        <w:t>https://ajps.org/guidelines-for-manuscripts/manuscript-preparation/</w:t>
      </w:r>
      <w:r>
        <w:t>).</w:t>
      </w:r>
      <w:r>
        <w:br/>
        <w:t>I tabulated a total of 8,594 words for your unedited original text, MINUS the 175-word abstract and title page text (per ASPS instructions). Note that the maximum permissible length for the abstract is 150 words.</w:t>
      </w:r>
    </w:p>
    <w:p w14:paraId="1F57A7F0" w14:textId="77777777" w:rsidR="00C51400" w:rsidRDefault="00C51400">
      <w:pPr>
        <w:pStyle w:val="CommentText"/>
      </w:pPr>
      <w:r>
        <w:t>I adjusted type size from 11 points to 12 points, per ASPS instructions.</w:t>
      </w:r>
    </w:p>
  </w:comment>
  <w:comment w:id="28" w:author="Jeff March" w:date="2019-06-19T11:21:00Z" w:initials="JM">
    <w:p w14:paraId="00D2651A" w14:textId="77777777" w:rsidR="00C51400" w:rsidRDefault="00C51400">
      <w:pPr>
        <w:pStyle w:val="CommentText"/>
      </w:pPr>
      <w:r>
        <w:rPr>
          <w:rStyle w:val="CommentReference"/>
        </w:rPr>
        <w:annotationRef/>
      </w:r>
      <w:r>
        <w:t>Replaced comma with semicolon per Chicago Manual of Style 15:30: “</w:t>
      </w:r>
      <w:r w:rsidRPr="006C4430">
        <w:t>Two or more references in a single parenthetical citation are separated by semicolons. The order in which they are given may depend on what is being cited, and in what order, or it may reflect the relative importance of the items cited. If neither criterion applies, alphabetical or chronological order may be appropriate. Unless the order is prescribed by a particular journal style, the decision is the author’s.</w:t>
      </w:r>
      <w:r>
        <w:t>”</w:t>
      </w:r>
    </w:p>
  </w:comment>
  <w:comment w:id="31" w:author="Jeff March" w:date="2019-06-19T15:17:00Z" w:initials="JM">
    <w:p w14:paraId="227D51CA" w14:textId="77777777" w:rsidR="00C51400" w:rsidRDefault="00C51400">
      <w:pPr>
        <w:pStyle w:val="CommentText"/>
      </w:pPr>
      <w:r>
        <w:rPr>
          <w:rStyle w:val="CommentReference"/>
        </w:rPr>
        <w:annotationRef/>
      </w:r>
      <w:r>
        <w:t>Why are some in-text references in blue type, but others are in black?</w:t>
      </w:r>
    </w:p>
  </w:comment>
  <w:comment w:id="45" w:author="Jeff March" w:date="2019-06-19T11:32:00Z" w:initials="JM">
    <w:p w14:paraId="3CB786D4" w14:textId="77777777" w:rsidR="00C51400" w:rsidRDefault="00C51400">
      <w:pPr>
        <w:pStyle w:val="CommentText"/>
      </w:pPr>
      <w:r>
        <w:rPr>
          <w:rStyle w:val="CommentReference"/>
        </w:rPr>
        <w:annotationRef/>
      </w:r>
      <w:r>
        <w:t>Plural OK? Or “…the role of THE local partisan environment”?</w:t>
      </w:r>
    </w:p>
  </w:comment>
  <w:comment w:id="49" w:author="Jeff March" w:date="2019-06-19T11:33:00Z" w:initials="JM">
    <w:p w14:paraId="67BC4D31" w14:textId="77777777" w:rsidR="00C51400" w:rsidRDefault="00C51400">
      <w:pPr>
        <w:pStyle w:val="CommentText"/>
      </w:pPr>
      <w:r>
        <w:rPr>
          <w:rStyle w:val="CommentReference"/>
        </w:rPr>
        <w:annotationRef/>
      </w:r>
      <w:r>
        <w:t>Same question.</w:t>
      </w:r>
    </w:p>
  </w:comment>
  <w:comment w:id="64" w:author="Jeff March" w:date="2019-06-19T14:05:00Z" w:initials="JM">
    <w:p w14:paraId="3DEA2E9D" w14:textId="77777777" w:rsidR="00C51400" w:rsidRDefault="00C51400">
      <w:pPr>
        <w:pStyle w:val="CommentText"/>
      </w:pPr>
      <w:r>
        <w:rPr>
          <w:rStyle w:val="CommentReference"/>
        </w:rPr>
        <w:annotationRef/>
      </w:r>
      <w:r>
        <w:t>Changed for subject-verb agreement (subject is “having”)</w:t>
      </w:r>
    </w:p>
  </w:comment>
  <w:comment w:id="66" w:author="Jeff March" w:date="2019-06-19T14:06:00Z" w:initials="JM">
    <w:p w14:paraId="5C0B0065" w14:textId="77777777" w:rsidR="00C51400" w:rsidRDefault="00C51400">
      <w:pPr>
        <w:pStyle w:val="CommentText"/>
      </w:pPr>
      <w:r>
        <w:rPr>
          <w:rStyle w:val="CommentReference"/>
        </w:rPr>
        <w:annotationRef/>
      </w:r>
      <w:r>
        <w:t>Who repeatedly suggests?</w:t>
      </w:r>
    </w:p>
  </w:comment>
  <w:comment w:id="161" w:author="Jeff March" w:date="2019-06-19T15:24:00Z" w:initials="JM">
    <w:p w14:paraId="0108CB8E" w14:textId="77777777" w:rsidR="00C51400" w:rsidRDefault="00C51400">
      <w:pPr>
        <w:pStyle w:val="CommentText"/>
      </w:pPr>
      <w:r>
        <w:rPr>
          <w:rStyle w:val="CommentReference"/>
        </w:rPr>
        <w:annotationRef/>
      </w:r>
      <w:r>
        <w:t>OK?</w:t>
      </w:r>
    </w:p>
  </w:comment>
  <w:comment w:id="177" w:author="Jeff March" w:date="2019-06-19T15:28:00Z" w:initials="JM">
    <w:p w14:paraId="4975B125" w14:textId="77777777" w:rsidR="00C51400" w:rsidRDefault="00C51400">
      <w:pPr>
        <w:pStyle w:val="CommentText"/>
      </w:pPr>
      <w:r>
        <w:rPr>
          <w:rStyle w:val="CommentReference"/>
        </w:rPr>
        <w:annotationRef/>
      </w:r>
      <w:r>
        <w:t>To whom does “they” refer? It’s unclear.</w:t>
      </w:r>
    </w:p>
  </w:comment>
  <w:comment w:id="180" w:author="Jeff March" w:date="2019-06-19T15:28:00Z" w:initials="JM">
    <w:p w14:paraId="4319B8E0" w14:textId="77777777" w:rsidR="00C51400" w:rsidRDefault="00C51400">
      <w:pPr>
        <w:pStyle w:val="CommentText"/>
      </w:pPr>
      <w:r>
        <w:rPr>
          <w:rStyle w:val="CommentReference"/>
        </w:rPr>
        <w:annotationRef/>
      </w:r>
      <w:r>
        <w:t>I don’t understand this.</w:t>
      </w:r>
    </w:p>
  </w:comment>
  <w:comment w:id="181" w:author="Jeff March" w:date="2019-06-19T15:29:00Z" w:initials="JM">
    <w:p w14:paraId="4CD645E9" w14:textId="77777777" w:rsidR="00C51400" w:rsidRDefault="00C51400">
      <w:pPr>
        <w:pStyle w:val="CommentText"/>
      </w:pPr>
      <w:r>
        <w:rPr>
          <w:rStyle w:val="CommentReference"/>
        </w:rPr>
        <w:annotationRef/>
      </w:r>
      <w:r>
        <w:t>Who is “they”? Clarify?</w:t>
      </w:r>
    </w:p>
  </w:comment>
  <w:comment w:id="192" w:author="Jeff March" w:date="2019-06-20T15:42:00Z" w:initials="JM">
    <w:p w14:paraId="5344E1FF" w14:textId="77777777" w:rsidR="00C51400" w:rsidRDefault="00C51400">
      <w:pPr>
        <w:pStyle w:val="CommentText"/>
      </w:pPr>
      <w:r>
        <w:rPr>
          <w:rStyle w:val="CommentReference"/>
        </w:rPr>
        <w:annotationRef/>
      </w:r>
      <w:r>
        <w:t>OK? Is that what “it” is intended to refer to?</w:t>
      </w:r>
    </w:p>
  </w:comment>
  <w:comment w:id="197" w:author="Jeff March" w:date="2019-06-19T15:36:00Z" w:initials="JM">
    <w:p w14:paraId="149ED220" w14:textId="77777777" w:rsidR="00C51400" w:rsidRDefault="00C51400">
      <w:pPr>
        <w:pStyle w:val="CommentText"/>
      </w:pPr>
      <w:r>
        <w:rPr>
          <w:rStyle w:val="CommentReference"/>
        </w:rPr>
        <w:annotationRef/>
      </w:r>
      <w:r>
        <w:t>To what does this number refer?</w:t>
      </w:r>
    </w:p>
  </w:comment>
  <w:comment w:id="256" w:author="Jeff March" w:date="2019-06-20T09:32:00Z" w:initials="JM">
    <w:p w14:paraId="2BEFCAFA" w14:textId="77777777" w:rsidR="00C51400" w:rsidRDefault="00C51400">
      <w:pPr>
        <w:pStyle w:val="CommentText"/>
      </w:pPr>
      <w:r>
        <w:rPr>
          <w:rStyle w:val="CommentReference"/>
        </w:rPr>
        <w:annotationRef/>
      </w:r>
      <w:r>
        <w:t>Replace “obtain” with “determine the”?</w:t>
      </w:r>
    </w:p>
  </w:comment>
  <w:comment w:id="286" w:author="Jeff March" w:date="2019-06-20T09:43:00Z" w:initials="JM">
    <w:p w14:paraId="294A98E3" w14:textId="77777777" w:rsidR="00C51400" w:rsidRDefault="00C51400">
      <w:pPr>
        <w:pStyle w:val="CommentText"/>
      </w:pPr>
      <w:r>
        <w:rPr>
          <w:rStyle w:val="CommentReference"/>
        </w:rPr>
        <w:annotationRef/>
      </w:r>
      <w:r>
        <w:t>Check spacing between elements in this formula?</w:t>
      </w:r>
    </w:p>
  </w:comment>
  <w:comment w:id="300" w:author="Jeff March" w:date="2019-06-20T09:58:00Z" w:initials="JM">
    <w:p w14:paraId="2DD7FB8E" w14:textId="77777777" w:rsidR="00C51400" w:rsidRDefault="00C51400">
      <w:pPr>
        <w:pStyle w:val="CommentText"/>
      </w:pPr>
      <w:r>
        <w:rPr>
          <w:rStyle w:val="CommentReference"/>
        </w:rPr>
        <w:annotationRef/>
      </w:r>
      <w:r>
        <w:t>I formatted figure captions with hanging indent and in sentence case following the example on page 20 of the AJPS 2014 Editor’s Annual Report (</w:t>
      </w:r>
      <w:r w:rsidRPr="006A19D7">
        <w:t>https://ajps.org/wp-content/uploads/2015/04/ajps-editors-report-on-2014.pdf</w:t>
      </w:r>
      <w:r>
        <w:t>)</w:t>
      </w:r>
    </w:p>
  </w:comment>
  <w:comment w:id="365" w:author="Jeff March" w:date="2019-06-20T10:06:00Z" w:initials="JM">
    <w:p w14:paraId="51DA4E2D" w14:textId="77777777" w:rsidR="00C51400" w:rsidRDefault="00C51400">
      <w:pPr>
        <w:pStyle w:val="CommentText"/>
      </w:pPr>
      <w:r>
        <w:rPr>
          <w:rStyle w:val="CommentReference"/>
        </w:rPr>
        <w:annotationRef/>
      </w:r>
      <w:r>
        <w:t>Inserted comma per Chicago Manual 9.54 (comma between digits): “</w:t>
      </w:r>
      <w:r w:rsidRPr="00641954">
        <w:t>for numerals of one thousand or more, commas are used between groups of three digits, counting from the right. Commas are not used for figures to the right of the decimal marker.</w:t>
      </w:r>
      <w:r>
        <w:t>” Also see examples (8,500 and 10,000) on pg. 15 of AJPS 2014 Editor’s Annual Report (</w:t>
      </w:r>
      <w:r w:rsidRPr="00641954">
        <w:t>https://ajps.org/wp-content/uploads/2015/04/ajps-editors-report-on-2014.pdf</w:t>
      </w:r>
      <w:r>
        <w:t>)</w:t>
      </w:r>
    </w:p>
  </w:comment>
  <w:comment w:id="409" w:author="Jeff March" w:date="2019-06-20T10:14:00Z" w:initials="JM">
    <w:p w14:paraId="3EF5FB26" w14:textId="77777777" w:rsidR="00C51400" w:rsidRDefault="00C51400">
      <w:pPr>
        <w:pStyle w:val="CommentText"/>
      </w:pPr>
      <w:r>
        <w:rPr>
          <w:rStyle w:val="CommentReference"/>
        </w:rPr>
        <w:annotationRef/>
      </w:r>
      <w:r>
        <w:t>Consider replacing “gives” with “shows” or “reveals” or “illuminates”</w:t>
      </w:r>
    </w:p>
  </w:comment>
  <w:comment w:id="433" w:author="Jeff March" w:date="2019-06-20T11:30:00Z" w:initials="JM">
    <w:p w14:paraId="7DB0C2BC" w14:textId="77777777" w:rsidR="00C51400" w:rsidRDefault="00C51400">
      <w:pPr>
        <w:pStyle w:val="CommentText"/>
      </w:pPr>
      <w:r>
        <w:rPr>
          <w:rStyle w:val="CommentReference"/>
        </w:rPr>
        <w:annotationRef/>
      </w:r>
      <w:r>
        <w:t>This was capitalized in your prior references.</w:t>
      </w:r>
    </w:p>
  </w:comment>
  <w:comment w:id="447" w:author="Jeff March" w:date="2019-06-20T10:37:00Z" w:initials="JM">
    <w:p w14:paraId="7F3295C3" w14:textId="77777777" w:rsidR="00C51400" w:rsidRDefault="00C51400">
      <w:pPr>
        <w:pStyle w:val="CommentText"/>
      </w:pPr>
      <w:r>
        <w:rPr>
          <w:rStyle w:val="CommentReference"/>
        </w:rPr>
        <w:annotationRef/>
      </w:r>
      <w:r>
        <w:t>Consider replacing “gives the” with “yields a” or “produces a”</w:t>
      </w:r>
    </w:p>
  </w:comment>
  <w:comment w:id="450" w:author="Jeff March" w:date="2019-06-20T10:38:00Z" w:initials="JM">
    <w:p w14:paraId="52A85E77" w14:textId="77777777" w:rsidR="00C51400" w:rsidRDefault="00C51400">
      <w:pPr>
        <w:pStyle w:val="CommentText"/>
      </w:pPr>
      <w:r>
        <w:rPr>
          <w:rStyle w:val="CommentReference"/>
        </w:rPr>
        <w:annotationRef/>
      </w:r>
      <w:r>
        <w:t>Changed for subject-verb agreement (distribution … stays constant)</w:t>
      </w:r>
    </w:p>
  </w:comment>
  <w:comment w:id="553" w:author="Jeff March" w:date="2019-06-20T11:11:00Z" w:initials="JM">
    <w:p w14:paraId="203CCD94" w14:textId="77777777" w:rsidR="00C51400" w:rsidRDefault="00C51400">
      <w:pPr>
        <w:pStyle w:val="CommentText"/>
      </w:pPr>
      <w:r>
        <w:rPr>
          <w:rStyle w:val="CommentReference"/>
        </w:rPr>
        <w:annotationRef/>
      </w:r>
      <w:r>
        <w:t>I don’t understand the intended meaning, so I can’t adjust the grammar.</w:t>
      </w:r>
    </w:p>
  </w:comment>
  <w:comment w:id="554" w:author="Jeff March" w:date="2019-06-20T11:12:00Z" w:initials="JM">
    <w:p w14:paraId="57A77224" w14:textId="77777777" w:rsidR="00C51400" w:rsidRDefault="00C51400">
      <w:pPr>
        <w:pStyle w:val="CommentText"/>
      </w:pPr>
      <w:r>
        <w:rPr>
          <w:rStyle w:val="CommentReference"/>
        </w:rPr>
        <w:annotationRef/>
      </w:r>
      <w:r>
        <w:t>I don’t understand this.</w:t>
      </w:r>
    </w:p>
  </w:comment>
  <w:comment w:id="563" w:author="Jeff March" w:date="2019-06-20T11:22:00Z" w:initials="JM">
    <w:p w14:paraId="4DD2C4F1" w14:textId="77777777" w:rsidR="00C51400" w:rsidRDefault="00C51400">
      <w:pPr>
        <w:pStyle w:val="CommentText"/>
      </w:pPr>
      <w:r>
        <w:rPr>
          <w:rStyle w:val="CommentReference"/>
        </w:rPr>
        <w:annotationRef/>
      </w:r>
      <w:r>
        <w:t>I’m unfamiliar with this as word as a verb or gerund. Is this the intended word?</w:t>
      </w:r>
    </w:p>
  </w:comment>
  <w:comment w:id="572" w:author="Jeff March" w:date="2019-06-20T11:27:00Z" w:initials="JM">
    <w:p w14:paraId="29DA20AD" w14:textId="77777777" w:rsidR="00C51400" w:rsidRDefault="00C51400">
      <w:pPr>
        <w:pStyle w:val="CommentText"/>
      </w:pPr>
      <w:r>
        <w:rPr>
          <w:rStyle w:val="CommentReference"/>
        </w:rPr>
        <w:annotationRef/>
      </w:r>
      <w:r>
        <w:t>Approximating THE state, or approximating STATES?</w:t>
      </w:r>
    </w:p>
  </w:comment>
  <w:comment w:id="573" w:author="Jeff March" w:date="2019-06-20T11:28:00Z" w:initials="JM">
    <w:p w14:paraId="30245F7F" w14:textId="77777777" w:rsidR="00C51400" w:rsidRDefault="00C51400">
      <w:pPr>
        <w:pStyle w:val="CommentText"/>
      </w:pPr>
      <w:r>
        <w:rPr>
          <w:rStyle w:val="CommentReference"/>
        </w:rPr>
        <w:annotationRef/>
      </w:r>
      <w:r>
        <w:t>Approximating COUNTIES?</w:t>
      </w:r>
    </w:p>
  </w:comment>
  <w:comment w:id="584" w:author="Jeff March" w:date="2019-06-20T11:35:00Z" w:initials="JM">
    <w:p w14:paraId="7E704C05" w14:textId="77777777" w:rsidR="00C51400" w:rsidRDefault="00C51400">
      <w:pPr>
        <w:pStyle w:val="CommentText"/>
      </w:pPr>
      <w:r>
        <w:rPr>
          <w:rStyle w:val="CommentReference"/>
        </w:rPr>
        <w:annotationRef/>
      </w:r>
      <w:r>
        <w:t>This says that knowledge does not influence how preference influences voting decisions. That doesn’t quite make sense to me. “…influences … how preference influences …” is confusing.</w:t>
      </w:r>
    </w:p>
  </w:comment>
  <w:comment w:id="618" w:author="Jeff March" w:date="2019-06-20T12:57:00Z" w:initials="JM">
    <w:p w14:paraId="3521678F" w14:textId="77777777" w:rsidR="00C51400" w:rsidRDefault="00C51400">
      <w:pPr>
        <w:pStyle w:val="CommentText"/>
      </w:pPr>
      <w:r>
        <w:rPr>
          <w:rStyle w:val="CommentReference"/>
        </w:rPr>
        <w:annotationRef/>
      </w:r>
      <w:r>
        <w:t>The spelling “special” is acceptable, but the most common and preferred spelling is “spatial”</w:t>
      </w:r>
    </w:p>
  </w:comment>
  <w:comment w:id="656" w:author="Jeff March" w:date="2019-06-20T13:04:00Z" w:initials="JM">
    <w:p w14:paraId="5D8EA9A5" w14:textId="77777777" w:rsidR="00C51400" w:rsidRDefault="00C51400">
      <w:pPr>
        <w:pStyle w:val="CommentText"/>
      </w:pPr>
      <w:r>
        <w:rPr>
          <w:rStyle w:val="CommentReference"/>
        </w:rPr>
        <w:annotationRef/>
      </w:r>
      <w:r>
        <w:t>OK?</w:t>
      </w:r>
    </w:p>
  </w:comment>
  <w:comment w:id="675" w:author="Jeff March" w:date="2019-06-20T13:07:00Z" w:initials="JM">
    <w:p w14:paraId="450F10D5" w14:textId="77777777" w:rsidR="00C51400" w:rsidRDefault="00C51400">
      <w:pPr>
        <w:pStyle w:val="CommentText"/>
      </w:pPr>
      <w:r>
        <w:rPr>
          <w:rStyle w:val="CommentReference"/>
        </w:rPr>
        <w:annotationRef/>
      </w:r>
      <w:r>
        <w:t>Changed for subject-verb agreement (quality … is assessed)</w:t>
      </w:r>
    </w:p>
  </w:comment>
  <w:comment w:id="694" w:author="Jeff March" w:date="2019-06-20T13:10:00Z" w:initials="JM">
    <w:p w14:paraId="6E0598D0" w14:textId="77777777" w:rsidR="00C51400" w:rsidRDefault="00C51400">
      <w:pPr>
        <w:pStyle w:val="CommentText"/>
      </w:pPr>
      <w:r>
        <w:rPr>
          <w:rStyle w:val="CommentReference"/>
        </w:rPr>
        <w:annotationRef/>
      </w:r>
      <w:r>
        <w:t>What is the actual figure number?</w:t>
      </w:r>
    </w:p>
  </w:comment>
  <w:comment w:id="698" w:author="Jeff March" w:date="2019-06-20T13:12:00Z" w:initials="JM">
    <w:p w14:paraId="67C450CE" w14:textId="77777777" w:rsidR="00C51400" w:rsidRDefault="00C51400">
      <w:pPr>
        <w:pStyle w:val="CommentText"/>
      </w:pPr>
      <w:r>
        <w:rPr>
          <w:rStyle w:val="CommentReference"/>
        </w:rPr>
        <w:annotationRef/>
      </w:r>
      <w:r>
        <w:t>Does something need to be inserted here?</w:t>
      </w:r>
    </w:p>
  </w:comment>
  <w:comment w:id="779" w:author="Jeff March" w:date="2019-06-20T13:24:00Z" w:initials="JM">
    <w:p w14:paraId="715CE8BE" w14:textId="77777777" w:rsidR="00C51400" w:rsidRDefault="00C51400">
      <w:pPr>
        <w:pStyle w:val="CommentText"/>
      </w:pPr>
      <w:r>
        <w:rPr>
          <w:rStyle w:val="CommentReference"/>
        </w:rPr>
        <w:annotationRef/>
      </w:r>
      <w:r>
        <w:t>Fill in missing info</w:t>
      </w:r>
    </w:p>
  </w:comment>
  <w:comment w:id="782" w:author="Jeff March" w:date="2019-06-20T13:25:00Z" w:initials="JM">
    <w:p w14:paraId="1459AF2C" w14:textId="77777777" w:rsidR="00C51400" w:rsidRDefault="00C51400">
      <w:pPr>
        <w:pStyle w:val="CommentText"/>
      </w:pPr>
      <w:r>
        <w:rPr>
          <w:rStyle w:val="CommentReference"/>
        </w:rPr>
        <w:annotationRef/>
      </w:r>
      <w:r>
        <w:t>Or perhaps “reflect” rather than “indicate”?</w:t>
      </w:r>
    </w:p>
  </w:comment>
  <w:comment w:id="808" w:author="Jeff March" w:date="2019-06-20T13:30:00Z" w:initials="JM">
    <w:p w14:paraId="4FA1DF0F" w14:textId="77777777" w:rsidR="00C51400" w:rsidRDefault="00C51400">
      <w:pPr>
        <w:pStyle w:val="CommentText"/>
      </w:pPr>
      <w:r>
        <w:rPr>
          <w:rStyle w:val="CommentReference"/>
        </w:rPr>
        <w:annotationRef/>
      </w:r>
      <w:r>
        <w:t>Is revision OK?</w:t>
      </w:r>
    </w:p>
  </w:comment>
  <w:comment w:id="812" w:author="Jeff March" w:date="2019-06-20T13:32:00Z" w:initials="JM">
    <w:p w14:paraId="0FF72582" w14:textId="77777777" w:rsidR="00C51400" w:rsidRDefault="00C51400">
      <w:pPr>
        <w:pStyle w:val="CommentText"/>
      </w:pPr>
      <w:r>
        <w:rPr>
          <w:rStyle w:val="CommentReference"/>
        </w:rPr>
        <w:annotationRef/>
      </w:r>
      <w:r>
        <w:t>OK?</w:t>
      </w:r>
    </w:p>
  </w:comment>
  <w:comment w:id="853" w:author="Jeff March" w:date="2019-06-20T13:41:00Z" w:initials="JM">
    <w:p w14:paraId="1766A4A6" w14:textId="77777777" w:rsidR="00C51400" w:rsidRDefault="00C51400">
      <w:pPr>
        <w:pStyle w:val="CommentText"/>
      </w:pPr>
      <w:r>
        <w:rPr>
          <w:rStyle w:val="CommentReference"/>
        </w:rPr>
        <w:annotationRef/>
      </w:r>
      <w:r>
        <w:t>Replace “is” with “would be” because that has not occurred yet?</w:t>
      </w:r>
    </w:p>
  </w:comment>
  <w:comment w:id="855" w:author="Jeff March" w:date="2019-06-20T14:59:00Z" w:initials="JM">
    <w:p w14:paraId="57C74587" w14:textId="77777777" w:rsidR="00C51400" w:rsidRDefault="00C51400">
      <w:pPr>
        <w:pStyle w:val="CommentText"/>
      </w:pPr>
      <w:r>
        <w:rPr>
          <w:rStyle w:val="CommentReference"/>
        </w:rPr>
        <w:annotationRef/>
      </w:r>
      <w:r>
        <w:t xml:space="preserve">Per </w:t>
      </w:r>
      <w:r w:rsidRPr="00534A2B">
        <w:t>https://www.cambridge.org/core/books/unified-theory-of-party-competition/8F1EDDFB7AD0DB765F6883E29F959DD4#fndtn-contents</w:t>
      </w:r>
    </w:p>
  </w:comment>
  <w:comment w:id="861" w:author="Jeff March" w:date="2019-06-20T15:05:00Z" w:initials="JM">
    <w:p w14:paraId="12C321FD" w14:textId="77777777" w:rsidR="00C51400" w:rsidRDefault="00C51400">
      <w:pPr>
        <w:pStyle w:val="CommentText"/>
      </w:pPr>
      <w:r>
        <w:rPr>
          <w:rStyle w:val="CommentReference"/>
        </w:rPr>
        <w:annotationRef/>
      </w:r>
      <w:r>
        <w:t xml:space="preserve">Per </w:t>
      </w:r>
      <w:r w:rsidRPr="00534A2B">
        <w:t>https://econpapers.repec.org/article/ouprestud/v_3a77_3ay_3a2010_3ai_3a1_3ap_3a61-89.htm</w:t>
      </w:r>
    </w:p>
  </w:comment>
  <w:comment w:id="908" w:author="Jeff March" w:date="2019-06-20T15:31:00Z" w:initials="JM">
    <w:p w14:paraId="62FBA77F" w14:textId="77777777" w:rsidR="00C51400" w:rsidRDefault="00C51400">
      <w:pPr>
        <w:pStyle w:val="CommentText"/>
      </w:pPr>
      <w:r>
        <w:rPr>
          <w:rStyle w:val="CommentReference"/>
        </w:rPr>
        <w:annotationRef/>
      </w:r>
      <w:r>
        <w:t>What is this? Delete?</w:t>
      </w:r>
    </w:p>
  </w:comment>
  <w:comment w:id="919" w:author="Jeff March" w:date="2019-06-20T15:39:00Z" w:initials="JM">
    <w:p w14:paraId="6B55A301" w14:textId="77777777" w:rsidR="00C51400" w:rsidRDefault="00C51400">
      <w:pPr>
        <w:pStyle w:val="CommentText"/>
      </w:pPr>
      <w:r>
        <w:rPr>
          <w:rStyle w:val="CommentReference"/>
        </w:rPr>
        <w:annotationRef/>
      </w:r>
      <w:r>
        <w:t xml:space="preserve">Per </w:t>
      </w:r>
      <w:r w:rsidRPr="00BD3591">
        <w:t>https://www.cambridge.org/core/books/nature-and-origins-of-mass-opinion/70B1485D3A9CFF55ADCCDD42FC7E926A</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FF4DB9" w14:textId="77777777" w:rsidR="00C51400" w:rsidRDefault="00C51400">
      <w:pPr>
        <w:spacing w:after="0" w:line="240" w:lineRule="auto"/>
      </w:pPr>
      <w:r>
        <w:separator/>
      </w:r>
    </w:p>
  </w:endnote>
  <w:endnote w:type="continuationSeparator" w:id="0">
    <w:p w14:paraId="71F3509D" w14:textId="77777777" w:rsidR="00C51400" w:rsidRDefault="00C5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游明朝">
    <w:altName w:val="Cambria"/>
    <w:charset w:val="80"/>
    <w:family w:val="roman"/>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altName w:val="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Songti SC Black">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游ゴシック Light">
    <w:altName w:val="Cambria"/>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8AFAB" w14:textId="77777777" w:rsidR="00C51400" w:rsidRDefault="00C51400">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5A99E" w14:textId="77777777" w:rsidR="00C51400" w:rsidRDefault="00C51400">
    <w:pPr>
      <w:spacing w:after="0" w:line="259" w:lineRule="auto"/>
      <w:ind w:left="0" w:firstLine="0"/>
      <w:jc w:val="center"/>
    </w:pPr>
    <w:r>
      <w:fldChar w:fldCharType="begin"/>
    </w:r>
    <w:r>
      <w:instrText xml:space="preserve"> PAGE   \* MERGEFORMAT </w:instrText>
    </w:r>
    <w:r>
      <w:fldChar w:fldCharType="separate"/>
    </w:r>
    <w:r w:rsidR="00D13517">
      <w:rPr>
        <w:noProof/>
      </w:rPr>
      <w:t>13</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4F1EA3" w14:textId="77777777" w:rsidR="00C51400" w:rsidRDefault="00C51400">
    <w:pPr>
      <w:spacing w:after="160" w:line="259" w:lineRule="auto"/>
      <w:ind w:left="0" w:right="0" w:firstLine="0"/>
      <w:jc w:val="lef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786B04" w14:textId="77777777" w:rsidR="00C51400" w:rsidRDefault="00C51400">
      <w:pPr>
        <w:spacing w:after="0" w:line="275" w:lineRule="auto"/>
        <w:ind w:left="0" w:firstLine="269"/>
      </w:pPr>
      <w:r>
        <w:separator/>
      </w:r>
    </w:p>
  </w:footnote>
  <w:footnote w:type="continuationSeparator" w:id="0">
    <w:p w14:paraId="55DC536F" w14:textId="77777777" w:rsidR="00C51400" w:rsidRDefault="00C51400">
      <w:pPr>
        <w:spacing w:after="0" w:line="275" w:lineRule="auto"/>
        <w:ind w:left="0" w:firstLine="269"/>
      </w:pPr>
      <w:r>
        <w:continuationSeparator/>
      </w:r>
    </w:p>
  </w:footnote>
  <w:footnote w:id="1">
    <w:p w14:paraId="2358E644" w14:textId="0EAC6784" w:rsidR="00C51400" w:rsidRDefault="00C51400" w:rsidP="00E73E05">
      <w:pPr>
        <w:pStyle w:val="FootnoteText"/>
      </w:pPr>
      <w:r>
        <w:rPr>
          <w:rStyle w:val="footnotemark"/>
        </w:rPr>
        <w:footnoteRef/>
      </w:r>
      <w:r>
        <w:t xml:space="preserve"> The separate set of theoretical studies focuses on the role of bandwagoning to maximize the impersonal utility (</w:t>
      </w:r>
      <w:proofErr w:type="spellStart"/>
      <w:r>
        <w:rPr>
          <w:color w:val="0000FF"/>
        </w:rPr>
        <w:t>Coate</w:t>
      </w:r>
      <w:proofErr w:type="spellEnd"/>
      <w:r>
        <w:rPr>
          <w:color w:val="0000FF"/>
        </w:rPr>
        <w:t xml:space="preserve"> and </w:t>
      </w:r>
      <w:proofErr w:type="spellStart"/>
      <w:r>
        <w:rPr>
          <w:color w:val="0000FF"/>
        </w:rPr>
        <w:t>Conlin</w:t>
      </w:r>
      <w:proofErr w:type="spellEnd"/>
      <w:r>
        <w:rPr>
          <w:color w:val="0000FF"/>
        </w:rPr>
        <w:t xml:space="preserve"> 2004</w:t>
      </w:r>
      <w:del w:id="154" w:author="Jeff March" w:date="2019-06-19T15:30:00Z">
        <w:r w:rsidDel="009A358F">
          <w:delText>,</w:delText>
        </w:r>
      </w:del>
      <w:ins w:id="155" w:author="Jeff March" w:date="2019-06-19T15:30:00Z">
        <w:r>
          <w:t>;</w:t>
        </w:r>
      </w:ins>
      <w:r>
        <w:t xml:space="preserve"> </w:t>
      </w:r>
      <w:proofErr w:type="spellStart"/>
      <w:r>
        <w:rPr>
          <w:color w:val="0000FF"/>
        </w:rPr>
        <w:t>Feddersen</w:t>
      </w:r>
      <w:proofErr w:type="spellEnd"/>
      <w:r>
        <w:rPr>
          <w:color w:val="0000FF"/>
        </w:rPr>
        <w:t xml:space="preserve"> and </w:t>
      </w:r>
      <w:proofErr w:type="spellStart"/>
      <w:r>
        <w:rPr>
          <w:color w:val="0000FF"/>
        </w:rPr>
        <w:t>Sandroni</w:t>
      </w:r>
      <w:proofErr w:type="spellEnd"/>
      <w:r>
        <w:rPr>
          <w:color w:val="0000FF"/>
        </w:rPr>
        <w:t xml:space="preserve"> 2006</w:t>
      </w:r>
      <w:r>
        <w:rPr>
          <w:i/>
          <w:color w:val="0000FF"/>
        </w:rPr>
        <w:t>b</w:t>
      </w:r>
      <w:r>
        <w:t>,</w:t>
      </w:r>
      <w:r>
        <w:rPr>
          <w:i/>
          <w:color w:val="0000FF"/>
        </w:rPr>
        <w:t>a</w:t>
      </w:r>
      <w:r>
        <w:t>) but receives weak</w:t>
      </w:r>
      <w:del w:id="156" w:author="Marti Childs" w:date="2019-06-21T10:22:00Z">
        <w:r w:rsidDel="00BB4E0E">
          <w:delText xml:space="preserve"> </w:delText>
        </w:r>
      </w:del>
      <w:ins w:id="157" w:author="Marti Childs" w:date="2019-06-21T10:22:00Z">
        <w:r>
          <w:t>-</w:t>
        </w:r>
      </w:ins>
      <w:r>
        <w:t>empirical support (</w:t>
      </w:r>
      <w:r>
        <w:rPr>
          <w:color w:val="0000FF"/>
        </w:rPr>
        <w:t>Morton and Ou 2015</w:t>
      </w:r>
      <w:r>
        <w:t>).</w:t>
      </w:r>
    </w:p>
  </w:footnote>
  <w:footnote w:id="2">
    <w:p w14:paraId="2486922D" w14:textId="77777777" w:rsidR="00C51400" w:rsidRDefault="00C51400" w:rsidP="00E73E05">
      <w:pPr>
        <w:pStyle w:val="FootnoteText"/>
      </w:pPr>
      <w:r>
        <w:rPr>
          <w:rStyle w:val="footnotemark"/>
        </w:rPr>
        <w:footnoteRef/>
      </w:r>
      <w:r>
        <w:t xml:space="preserve"> Technically, American presidential election is a two-step process, but </w:t>
      </w:r>
      <w:ins w:id="210" w:author="Jeff March" w:date="2019-06-19T15:40:00Z">
        <w:r>
          <w:t xml:space="preserve">the </w:t>
        </w:r>
      </w:ins>
      <w:r>
        <w:t>national level still plays an important role in determining the electoral outcome.</w:t>
      </w:r>
    </w:p>
  </w:footnote>
  <w:footnote w:id="3">
    <w:p w14:paraId="59A28929" w14:textId="77777777" w:rsidR="00C51400" w:rsidRDefault="00C51400" w:rsidP="00E73E05">
      <w:pPr>
        <w:pStyle w:val="FootnoteText"/>
      </w:pPr>
      <w:r w:rsidRPr="001E2755">
        <w:rPr>
          <w:rStyle w:val="footnotemark"/>
          <w:sz w:val="24"/>
        </w:rPr>
        <w:footnoteRef/>
      </w:r>
      <w:r>
        <w:t xml:space="preserve"> </w:t>
      </w:r>
      <w:hyperlink r:id="rId1">
        <w:r>
          <w:rPr>
            <w:rFonts w:eastAsia="Courier New"/>
          </w:rPr>
          <w:t>http://library.cqpress.com/elections</w:t>
        </w:r>
      </w:hyperlink>
      <w:r>
        <w:t xml:space="preserve">. Accessed through </w:t>
      </w:r>
      <w:del w:id="227" w:author="Jeff March" w:date="2019-06-19T15:56:00Z">
        <w:r w:rsidDel="00664A35">
          <w:delText xml:space="preserve">the </w:delText>
        </w:r>
      </w:del>
      <w:r>
        <w:t xml:space="preserve">subscription </w:t>
      </w:r>
      <w:del w:id="228" w:author="Jeff March" w:date="2019-06-19T15:56:00Z">
        <w:r w:rsidDel="00664A35">
          <w:delText xml:space="preserve">of </w:delText>
        </w:r>
      </w:del>
      <w:ins w:id="229" w:author="Jeff March" w:date="2019-06-19T15:56:00Z">
        <w:r>
          <w:t xml:space="preserve">at </w:t>
        </w:r>
      </w:ins>
      <w:r>
        <w:t>the library of the University of California, Davis.</w:t>
      </w:r>
    </w:p>
  </w:footnote>
  <w:footnote w:id="4">
    <w:p w14:paraId="4B74C84E" w14:textId="77777777" w:rsidR="00C51400" w:rsidRPr="00664A35" w:rsidRDefault="00C51400" w:rsidP="00664A35">
      <w:pPr>
        <w:pStyle w:val="FootnoteText"/>
      </w:pPr>
      <w:r w:rsidRPr="001E2755">
        <w:rPr>
          <w:rStyle w:val="footnotemark"/>
          <w:sz w:val="24"/>
        </w:rPr>
        <w:footnoteRef/>
      </w:r>
      <w:r w:rsidRPr="00664A35">
        <w:t xml:space="preserve"> Since the analysis includes the post-election variable of vote choice, post-election weights are used for CCES</w:t>
      </w:r>
      <w:ins w:id="233" w:author="Jeff March" w:date="2019-06-19T15:57:00Z">
        <w:r>
          <w:t xml:space="preserve"> </w:t>
        </w:r>
      </w:ins>
      <w:r w:rsidRPr="00664A35">
        <w:t>2016. General weights are used in CCES</w:t>
      </w:r>
      <w:ins w:id="234" w:author="Jeff March" w:date="2019-06-19T15:57:00Z">
        <w:r>
          <w:t xml:space="preserve"> </w:t>
        </w:r>
      </w:ins>
      <w:r w:rsidRPr="00664A35">
        <w:t>2008 because post-election weights are not provided.</w:t>
      </w:r>
    </w:p>
  </w:footnote>
  <w:footnote w:id="5">
    <w:p w14:paraId="5A352D14" w14:textId="186882F6" w:rsidR="00C51400" w:rsidRDefault="00C51400" w:rsidP="00E73E05">
      <w:pPr>
        <w:pStyle w:val="FootnoteText"/>
      </w:pPr>
      <w:r>
        <w:rPr>
          <w:rStyle w:val="footnotemark"/>
        </w:rPr>
        <w:footnoteRef/>
      </w:r>
      <w:r>
        <w:t xml:space="preserve"> Turnout decision and third</w:t>
      </w:r>
      <w:del w:id="237" w:author="Marti Childs" w:date="2019-06-21T10:46:00Z">
        <w:r w:rsidDel="00B561B3">
          <w:delText xml:space="preserve"> </w:delText>
        </w:r>
      </w:del>
      <w:ins w:id="238" w:author="Marti Childs" w:date="2019-06-21T10:46:00Z">
        <w:r>
          <w:t>-</w:t>
        </w:r>
      </w:ins>
      <w:r>
        <w:t>candidate voting deserves a separate set of discussion</w:t>
      </w:r>
      <w:ins w:id="239" w:author="Jeff March" w:date="2019-06-20T09:33:00Z">
        <w:r>
          <w:t>s</w:t>
        </w:r>
      </w:ins>
      <w:r>
        <w:t xml:space="preserve">, but </w:t>
      </w:r>
      <w:ins w:id="240" w:author="Jeff March" w:date="2019-06-20T09:33:00Z">
        <w:r>
          <w:t xml:space="preserve">that is </w:t>
        </w:r>
      </w:ins>
      <w:r>
        <w:t>not the central focus of this paper.</w:t>
      </w:r>
    </w:p>
  </w:footnote>
  <w:footnote w:id="6">
    <w:p w14:paraId="450F42D0" w14:textId="77777777" w:rsidR="00C51400" w:rsidRDefault="00C51400" w:rsidP="00E73E05">
      <w:pPr>
        <w:pStyle w:val="FootnoteText"/>
      </w:pPr>
      <w:r w:rsidRPr="001E2755">
        <w:rPr>
          <w:rStyle w:val="footnotemark"/>
          <w:sz w:val="24"/>
        </w:rPr>
        <w:footnoteRef/>
      </w:r>
      <w:r>
        <w:t xml:space="preserve"> </w:t>
      </w:r>
      <w:hyperlink r:id="rId2">
        <w:r>
          <w:rPr>
            <w:rFonts w:eastAsia="Courier New"/>
          </w:rPr>
          <w:t>https://www.cookpolitical.com/pvi</w:t>
        </w:r>
      </w:hyperlink>
    </w:p>
  </w:footnote>
  <w:footnote w:id="7">
    <w:p w14:paraId="75830AA3" w14:textId="0A142D43" w:rsidR="00C51400" w:rsidRDefault="00C51400" w:rsidP="00E73E05">
      <w:pPr>
        <w:pStyle w:val="FootnoteText"/>
      </w:pPr>
      <w:r>
        <w:rPr>
          <w:rStyle w:val="footnotemark"/>
        </w:rPr>
        <w:footnoteRef/>
      </w:r>
      <w:r>
        <w:t xml:space="preserve"> I limit the analysis to respondents interviewed in face-to-face or phone mode. Online survey samples are dropped from the analysis</w:t>
      </w:r>
      <w:ins w:id="402" w:author="Marti Childs" w:date="2019-06-21T11:06:00Z">
        <w:r>
          <w:t>,</w:t>
        </w:r>
      </w:ins>
      <w:r>
        <w:t xml:space="preserve"> due to comparability issue</w:t>
      </w:r>
      <w:ins w:id="403" w:author="Jeff March" w:date="2019-06-20T10:14:00Z">
        <w:r>
          <w:t>s</w:t>
        </w:r>
      </w:ins>
      <w:r>
        <w:t>.</w:t>
      </w:r>
    </w:p>
  </w:footnote>
  <w:footnote w:id="8">
    <w:p w14:paraId="3F3C10B1" w14:textId="77777777" w:rsidR="00C51400" w:rsidRDefault="00C51400" w:rsidP="00E73E05">
      <w:pPr>
        <w:pStyle w:val="FootnoteText"/>
      </w:pPr>
      <w:r>
        <w:rPr>
          <w:rStyle w:val="footnotemark"/>
        </w:rPr>
        <w:footnoteRef/>
      </w:r>
      <w:r>
        <w:t xml:space="preserve"> If an election occurs every four years, each simulation corresponds to</w:t>
      </w:r>
      <w:ins w:id="587" w:author="Jeff March" w:date="2019-06-20T11:36:00Z">
        <w:r>
          <w:t xml:space="preserve"> a</w:t>
        </w:r>
      </w:ins>
      <w:r>
        <w:t xml:space="preserve"> 100</w:t>
      </w:r>
      <w:del w:id="588" w:author="Jeff March" w:date="2019-06-20T11:36:00Z">
        <w:r w:rsidDel="00E63594">
          <w:delText xml:space="preserve"> </w:delText>
        </w:r>
      </w:del>
      <w:ins w:id="589" w:author="Jeff March" w:date="2019-06-20T11:36:00Z">
        <w:r>
          <w:t>-</w:t>
        </w:r>
      </w:ins>
      <w:r>
        <w:t>year</w:t>
      </w:r>
      <w:del w:id="590" w:author="Jeff March" w:date="2019-06-20T11:36:00Z">
        <w:r w:rsidDel="00E63594">
          <w:delText>s</w:delText>
        </w:r>
      </w:del>
      <w:r>
        <w:t xml:space="preserve"> period. The actual simulation involve</w:t>
      </w:r>
      <w:ins w:id="591" w:author="Jeff March" w:date="2019-06-20T11:37:00Z">
        <w:r>
          <w:t>s</w:t>
        </w:r>
      </w:ins>
      <w:r>
        <w:t xml:space="preserve"> </w:t>
      </w:r>
      <w:r>
        <w:rPr>
          <w:rFonts w:ascii="Cambria" w:eastAsia="Cambria" w:hAnsi="Cambria" w:cs="Cambria"/>
        </w:rPr>
        <w:t xml:space="preserve">30 </w:t>
      </w:r>
      <w:r>
        <w:t xml:space="preserve">elections at each run. </w:t>
      </w:r>
      <w:ins w:id="592" w:author="Jeff March" w:date="2019-06-20T11:37:00Z">
        <w:r>
          <w:t xml:space="preserve">The </w:t>
        </w:r>
      </w:ins>
      <w:del w:id="593" w:author="Jeff March" w:date="2019-06-20T11:37:00Z">
        <w:r w:rsidDel="00E63594">
          <w:delText>F</w:delText>
        </w:r>
      </w:del>
      <w:ins w:id="594" w:author="Jeff March" w:date="2019-06-20T11:37:00Z">
        <w:r>
          <w:t>f</w:t>
        </w:r>
      </w:ins>
      <w:r>
        <w:t>irst five elections are dropped from the analysis to suppress the influence of starting values.</w:t>
      </w:r>
    </w:p>
  </w:footnote>
  <w:footnote w:id="9">
    <w:p w14:paraId="7E592B57" w14:textId="77777777" w:rsidR="00C51400" w:rsidRDefault="00C51400" w:rsidP="00E73E05">
      <w:pPr>
        <w:pStyle w:val="FootnoteText"/>
      </w:pPr>
      <w:r>
        <w:rPr>
          <w:rStyle w:val="footnotemark"/>
        </w:rPr>
        <w:footnoteRef/>
      </w:r>
      <w:r>
        <w:t xml:space="preserve"> </w:t>
      </w:r>
      <w:del w:id="599" w:author="Jeff March" w:date="2019-06-20T12:53:00Z">
        <w:r w:rsidDel="00C973F3">
          <w:delText>Since v</w:delText>
        </w:r>
      </w:del>
      <w:ins w:id="600" w:author="Jeff March" w:date="2019-06-20T12:53:00Z">
        <w:r>
          <w:t>V</w:t>
        </w:r>
      </w:ins>
      <w:r>
        <w:t xml:space="preserve">oter ideology is moving, </w:t>
      </w:r>
      <w:ins w:id="601" w:author="Jeff March" w:date="2019-06-20T12:53:00Z">
        <w:r>
          <w:t xml:space="preserve">so </w:t>
        </w:r>
      </w:ins>
      <w:r>
        <w:t>party ideologies are fixed across elections to avoid over-complication. Since the movement in party ideology and its interaction with voter ideology is a major topic in party politics literature (</w:t>
      </w:r>
      <w:r>
        <w:rPr>
          <w:color w:val="0000FF"/>
        </w:rPr>
        <w:t>Downs 1957</w:t>
      </w:r>
      <w:del w:id="602" w:author="Jeff March" w:date="2019-06-20T12:54:00Z">
        <w:r w:rsidDel="00C973F3">
          <w:delText>,</w:delText>
        </w:r>
      </w:del>
      <w:ins w:id="603" w:author="Jeff March" w:date="2019-06-20T12:54:00Z">
        <w:r>
          <w:t>;</w:t>
        </w:r>
      </w:ins>
      <w:r>
        <w:t xml:space="preserve"> </w:t>
      </w:r>
      <w:proofErr w:type="spellStart"/>
      <w:r>
        <w:rPr>
          <w:color w:val="0000FF"/>
        </w:rPr>
        <w:t>Kollman</w:t>
      </w:r>
      <w:proofErr w:type="spellEnd"/>
      <w:r>
        <w:rPr>
          <w:color w:val="0000FF"/>
        </w:rPr>
        <w:t>, Miller and Page 1992</w:t>
      </w:r>
      <w:del w:id="604" w:author="Jeff March" w:date="2019-06-20T12:54:00Z">
        <w:r w:rsidDel="00C973F3">
          <w:delText>,</w:delText>
        </w:r>
      </w:del>
      <w:ins w:id="605" w:author="Jeff March" w:date="2019-06-20T12:54:00Z">
        <w:r>
          <w:t>;</w:t>
        </w:r>
      </w:ins>
      <w:r>
        <w:t xml:space="preserve"> </w:t>
      </w:r>
      <w:r>
        <w:rPr>
          <w:color w:val="0000FF"/>
        </w:rPr>
        <w:t xml:space="preserve">Adams, </w:t>
      </w:r>
      <w:proofErr w:type="spellStart"/>
      <w:r>
        <w:rPr>
          <w:color w:val="0000FF"/>
        </w:rPr>
        <w:t>Merill</w:t>
      </w:r>
      <w:proofErr w:type="spellEnd"/>
      <w:r>
        <w:rPr>
          <w:color w:val="0000FF"/>
        </w:rPr>
        <w:t xml:space="preserve"> III</w:t>
      </w:r>
      <w:ins w:id="606" w:author="Jeff March" w:date="2019-06-20T12:54:00Z">
        <w:r>
          <w:rPr>
            <w:color w:val="0000FF"/>
          </w:rPr>
          <w:t>,</w:t>
        </w:r>
      </w:ins>
      <w:r>
        <w:rPr>
          <w:color w:val="0000FF"/>
        </w:rPr>
        <w:t xml:space="preserve"> and </w:t>
      </w:r>
      <w:proofErr w:type="spellStart"/>
      <w:r>
        <w:rPr>
          <w:color w:val="0000FF"/>
        </w:rPr>
        <w:t>Grofman</w:t>
      </w:r>
      <w:proofErr w:type="spellEnd"/>
      <w:r>
        <w:rPr>
          <w:color w:val="0000FF"/>
        </w:rPr>
        <w:t xml:space="preserve"> 2005</w:t>
      </w:r>
      <w:r>
        <w:t>), subsequent research can explore its implication.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bordersDoNotSurroundHeader/>
  <w:bordersDoNotSurroundFooter/>
  <w:proofState w:spelling="clean"/>
  <w:trackRevisions/>
  <w:defaultTabStop w:val="84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057"/>
    <w:rsid w:val="00006805"/>
    <w:rsid w:val="00083D4C"/>
    <w:rsid w:val="0008762D"/>
    <w:rsid w:val="00092089"/>
    <w:rsid w:val="000A769C"/>
    <w:rsid w:val="000C052A"/>
    <w:rsid w:val="000E1CAB"/>
    <w:rsid w:val="000E30F7"/>
    <w:rsid w:val="00164636"/>
    <w:rsid w:val="001A362C"/>
    <w:rsid w:val="001E2755"/>
    <w:rsid w:val="00202027"/>
    <w:rsid w:val="00271E70"/>
    <w:rsid w:val="0028324C"/>
    <w:rsid w:val="00283521"/>
    <w:rsid w:val="002B2AF2"/>
    <w:rsid w:val="00310EBB"/>
    <w:rsid w:val="00314C83"/>
    <w:rsid w:val="003329BE"/>
    <w:rsid w:val="00361FC9"/>
    <w:rsid w:val="00386187"/>
    <w:rsid w:val="003C70B7"/>
    <w:rsid w:val="003F1D5D"/>
    <w:rsid w:val="0041370F"/>
    <w:rsid w:val="00424C02"/>
    <w:rsid w:val="004B3246"/>
    <w:rsid w:val="004D21E0"/>
    <w:rsid w:val="004D2254"/>
    <w:rsid w:val="004E170D"/>
    <w:rsid w:val="005036CF"/>
    <w:rsid w:val="005107F3"/>
    <w:rsid w:val="00521091"/>
    <w:rsid w:val="00526FA3"/>
    <w:rsid w:val="00531A68"/>
    <w:rsid w:val="00534A2B"/>
    <w:rsid w:val="00592065"/>
    <w:rsid w:val="00594D5B"/>
    <w:rsid w:val="005E3BEA"/>
    <w:rsid w:val="005F1C83"/>
    <w:rsid w:val="006076DB"/>
    <w:rsid w:val="0062229A"/>
    <w:rsid w:val="006300AA"/>
    <w:rsid w:val="00641954"/>
    <w:rsid w:val="00664A35"/>
    <w:rsid w:val="00674D63"/>
    <w:rsid w:val="00677E54"/>
    <w:rsid w:val="00687580"/>
    <w:rsid w:val="006A19D7"/>
    <w:rsid w:val="006C4430"/>
    <w:rsid w:val="006C7048"/>
    <w:rsid w:val="007036E7"/>
    <w:rsid w:val="00721F0E"/>
    <w:rsid w:val="007B14BA"/>
    <w:rsid w:val="008062DF"/>
    <w:rsid w:val="008266BE"/>
    <w:rsid w:val="00855B95"/>
    <w:rsid w:val="008606F2"/>
    <w:rsid w:val="0086530D"/>
    <w:rsid w:val="00873787"/>
    <w:rsid w:val="00883FAB"/>
    <w:rsid w:val="00894EDD"/>
    <w:rsid w:val="008A3CF3"/>
    <w:rsid w:val="008D5DF9"/>
    <w:rsid w:val="00903FA9"/>
    <w:rsid w:val="00952BAE"/>
    <w:rsid w:val="009A358F"/>
    <w:rsid w:val="009C1D13"/>
    <w:rsid w:val="009D1EA7"/>
    <w:rsid w:val="00A23229"/>
    <w:rsid w:val="00A26233"/>
    <w:rsid w:val="00A43587"/>
    <w:rsid w:val="00A92B4C"/>
    <w:rsid w:val="00AC239E"/>
    <w:rsid w:val="00AC2629"/>
    <w:rsid w:val="00AD7C74"/>
    <w:rsid w:val="00B308C2"/>
    <w:rsid w:val="00B34CC6"/>
    <w:rsid w:val="00B53E6A"/>
    <w:rsid w:val="00B561B3"/>
    <w:rsid w:val="00B97A12"/>
    <w:rsid w:val="00BB4E0E"/>
    <w:rsid w:val="00BD3591"/>
    <w:rsid w:val="00C06ED0"/>
    <w:rsid w:val="00C120FE"/>
    <w:rsid w:val="00C37057"/>
    <w:rsid w:val="00C37861"/>
    <w:rsid w:val="00C51400"/>
    <w:rsid w:val="00C973F3"/>
    <w:rsid w:val="00CA4CE4"/>
    <w:rsid w:val="00CA7D90"/>
    <w:rsid w:val="00CB0AB6"/>
    <w:rsid w:val="00D13517"/>
    <w:rsid w:val="00D3735F"/>
    <w:rsid w:val="00D61231"/>
    <w:rsid w:val="00D66533"/>
    <w:rsid w:val="00D85F41"/>
    <w:rsid w:val="00DA0873"/>
    <w:rsid w:val="00DB0B4D"/>
    <w:rsid w:val="00DC0C56"/>
    <w:rsid w:val="00DC1E33"/>
    <w:rsid w:val="00E16FD0"/>
    <w:rsid w:val="00E3542D"/>
    <w:rsid w:val="00E44F59"/>
    <w:rsid w:val="00E63594"/>
    <w:rsid w:val="00E73E05"/>
    <w:rsid w:val="00E83D00"/>
    <w:rsid w:val="00E85B69"/>
    <w:rsid w:val="00F43B4D"/>
    <w:rsid w:val="00F70EBA"/>
    <w:rsid w:val="00F76695"/>
    <w:rsid w:val="00F91629"/>
    <w:rsid w:val="00F91AEA"/>
    <w:rsid w:val="00F93299"/>
    <w:rsid w:val="00F97094"/>
    <w:rsid w:val="00FA4F88"/>
    <w:rsid w:val="00FC53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0624F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B95"/>
    <w:pPr>
      <w:spacing w:after="5" w:line="262" w:lineRule="auto"/>
      <w:ind w:left="10" w:right="1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424C02"/>
    <w:pPr>
      <w:keepNext/>
      <w:keepLines/>
      <w:spacing w:before="360" w:after="366" w:line="259" w:lineRule="auto"/>
      <w:ind w:hanging="14"/>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531A68"/>
    <w:pPr>
      <w:keepNext/>
      <w:keepLines/>
      <w:spacing w:before="240" w:line="480" w:lineRule="auto"/>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31A68"/>
    <w:rPr>
      <w:rFonts w:ascii="Times New Roman" w:eastAsia="Times New Roman" w:hAnsi="Times New Roman" w:cs="Times New Roman"/>
      <w:b/>
      <w:i/>
      <w:color w:val="000000"/>
      <w:sz w:val="24"/>
    </w:rPr>
  </w:style>
  <w:style w:type="character" w:customStyle="1" w:styleId="Heading1Char">
    <w:name w:val="Heading 1 Char"/>
    <w:link w:val="Heading1"/>
    <w:uiPriority w:val="9"/>
    <w:rsid w:val="00424C02"/>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rsid w:val="00855B95"/>
    <w:pPr>
      <w:spacing w:line="275" w:lineRule="auto"/>
      <w:ind w:firstLine="269"/>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855B95"/>
    <w:rPr>
      <w:rFonts w:ascii="Times New Roman" w:eastAsia="Times New Roman" w:hAnsi="Times New Roman" w:cs="Times New Roman"/>
      <w:color w:val="000000"/>
      <w:sz w:val="20"/>
    </w:rPr>
  </w:style>
  <w:style w:type="character" w:customStyle="1" w:styleId="footnotemark">
    <w:name w:val="footnote mark"/>
    <w:hidden/>
    <w:rsid w:val="00855B95"/>
    <w:rPr>
      <w:rFonts w:ascii="Times New Roman" w:eastAsia="Times New Roman" w:hAnsi="Times New Roman" w:cs="Times New Roman"/>
      <w:color w:val="000000"/>
      <w:sz w:val="20"/>
      <w:vertAlign w:val="superscript"/>
    </w:rPr>
  </w:style>
  <w:style w:type="character" w:styleId="CommentReference">
    <w:name w:val="annotation reference"/>
    <w:basedOn w:val="DefaultParagraphFont"/>
    <w:uiPriority w:val="99"/>
    <w:semiHidden/>
    <w:unhideWhenUsed/>
    <w:rsid w:val="007036E7"/>
    <w:rPr>
      <w:sz w:val="18"/>
      <w:szCs w:val="18"/>
    </w:rPr>
  </w:style>
  <w:style w:type="paragraph" w:styleId="CommentText">
    <w:name w:val="annotation text"/>
    <w:basedOn w:val="Normal"/>
    <w:link w:val="CommentTextChar"/>
    <w:uiPriority w:val="99"/>
    <w:semiHidden/>
    <w:unhideWhenUsed/>
    <w:rsid w:val="007036E7"/>
    <w:pPr>
      <w:spacing w:line="240" w:lineRule="auto"/>
    </w:pPr>
    <w:rPr>
      <w:szCs w:val="24"/>
    </w:rPr>
  </w:style>
  <w:style w:type="character" w:customStyle="1" w:styleId="CommentTextChar">
    <w:name w:val="Comment Text Char"/>
    <w:basedOn w:val="DefaultParagraphFont"/>
    <w:link w:val="CommentText"/>
    <w:uiPriority w:val="99"/>
    <w:semiHidden/>
    <w:rsid w:val="007036E7"/>
    <w:rPr>
      <w:rFonts w:ascii="Times New Roman" w:eastAsia="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7036E7"/>
    <w:rPr>
      <w:b/>
      <w:bCs/>
      <w:sz w:val="20"/>
      <w:szCs w:val="20"/>
    </w:rPr>
  </w:style>
  <w:style w:type="character" w:customStyle="1" w:styleId="CommentSubjectChar">
    <w:name w:val="Comment Subject Char"/>
    <w:basedOn w:val="CommentTextChar"/>
    <w:link w:val="CommentSubject"/>
    <w:uiPriority w:val="99"/>
    <w:semiHidden/>
    <w:rsid w:val="007036E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036E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036E7"/>
    <w:rPr>
      <w:rFonts w:ascii="Lucida Grande" w:eastAsia="Times New Roman" w:hAnsi="Lucida Grande" w:cs="Times New Roman"/>
      <w:color w:val="000000"/>
      <w:sz w:val="18"/>
      <w:szCs w:val="18"/>
    </w:rPr>
  </w:style>
  <w:style w:type="paragraph" w:styleId="FootnoteText">
    <w:name w:val="footnote text"/>
    <w:basedOn w:val="Normal"/>
    <w:link w:val="FootnoteTextChar"/>
    <w:uiPriority w:val="99"/>
    <w:unhideWhenUsed/>
    <w:rsid w:val="00664A35"/>
    <w:pPr>
      <w:spacing w:after="0" w:line="480" w:lineRule="auto"/>
      <w:ind w:left="14" w:right="187" w:hanging="14"/>
      <w:jc w:val="left"/>
    </w:pPr>
    <w:rPr>
      <w:szCs w:val="24"/>
    </w:rPr>
  </w:style>
  <w:style w:type="character" w:customStyle="1" w:styleId="FootnoteTextChar">
    <w:name w:val="Footnote Text Char"/>
    <w:basedOn w:val="DefaultParagraphFont"/>
    <w:link w:val="FootnoteText"/>
    <w:uiPriority w:val="99"/>
    <w:rsid w:val="00664A35"/>
    <w:rPr>
      <w:rFonts w:ascii="Times New Roman" w:eastAsia="Times New Roman" w:hAnsi="Times New Roman" w:cs="Times New Roman"/>
      <w:color w:val="000000"/>
      <w:sz w:val="24"/>
      <w:szCs w:val="24"/>
    </w:rPr>
  </w:style>
  <w:style w:type="paragraph" w:customStyle="1" w:styleId="Bodytextnoindent">
    <w:name w:val="Body text no indent"/>
    <w:basedOn w:val="Normal"/>
    <w:qFormat/>
    <w:rsid w:val="005107F3"/>
    <w:pPr>
      <w:spacing w:after="0" w:line="480" w:lineRule="auto"/>
      <w:ind w:left="0" w:right="0" w:firstLine="0"/>
      <w:jc w:val="left"/>
    </w:pPr>
  </w:style>
  <w:style w:type="paragraph" w:customStyle="1" w:styleId="Bodytext">
    <w:name w:val="Body text"/>
    <w:basedOn w:val="Bodytextnoindent"/>
    <w:qFormat/>
    <w:rsid w:val="005107F3"/>
    <w:pPr>
      <w:ind w:firstLine="360"/>
    </w:pPr>
  </w:style>
  <w:style w:type="paragraph" w:customStyle="1" w:styleId="Blockindenthanging">
    <w:name w:val="Block indent hanging"/>
    <w:basedOn w:val="Normal"/>
    <w:qFormat/>
    <w:rsid w:val="00531A68"/>
    <w:pPr>
      <w:spacing w:line="480" w:lineRule="auto"/>
      <w:ind w:left="965" w:right="173" w:hanging="360"/>
      <w:jc w:val="left"/>
    </w:pPr>
  </w:style>
  <w:style w:type="paragraph" w:customStyle="1" w:styleId="Figurecaption">
    <w:name w:val="Figure caption"/>
    <w:basedOn w:val="Bodytextnoindent"/>
    <w:qFormat/>
    <w:rsid w:val="00C120FE"/>
    <w:pPr>
      <w:keepNext/>
      <w:ind w:left="1080" w:hanging="10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5B95"/>
    <w:pPr>
      <w:spacing w:after="5" w:line="262" w:lineRule="auto"/>
      <w:ind w:left="10" w:right="19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424C02"/>
    <w:pPr>
      <w:keepNext/>
      <w:keepLines/>
      <w:spacing w:before="360" w:after="366" w:line="259" w:lineRule="auto"/>
      <w:ind w:hanging="14"/>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531A68"/>
    <w:pPr>
      <w:keepNext/>
      <w:keepLines/>
      <w:spacing w:before="240" w:line="480" w:lineRule="auto"/>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31A68"/>
    <w:rPr>
      <w:rFonts w:ascii="Times New Roman" w:eastAsia="Times New Roman" w:hAnsi="Times New Roman" w:cs="Times New Roman"/>
      <w:b/>
      <w:i/>
      <w:color w:val="000000"/>
      <w:sz w:val="24"/>
    </w:rPr>
  </w:style>
  <w:style w:type="character" w:customStyle="1" w:styleId="Heading1Char">
    <w:name w:val="Heading 1 Char"/>
    <w:link w:val="Heading1"/>
    <w:uiPriority w:val="9"/>
    <w:rsid w:val="00424C02"/>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rsid w:val="00855B95"/>
    <w:pPr>
      <w:spacing w:line="275" w:lineRule="auto"/>
      <w:ind w:firstLine="269"/>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855B95"/>
    <w:rPr>
      <w:rFonts w:ascii="Times New Roman" w:eastAsia="Times New Roman" w:hAnsi="Times New Roman" w:cs="Times New Roman"/>
      <w:color w:val="000000"/>
      <w:sz w:val="20"/>
    </w:rPr>
  </w:style>
  <w:style w:type="character" w:customStyle="1" w:styleId="footnotemark">
    <w:name w:val="footnote mark"/>
    <w:hidden/>
    <w:rsid w:val="00855B95"/>
    <w:rPr>
      <w:rFonts w:ascii="Times New Roman" w:eastAsia="Times New Roman" w:hAnsi="Times New Roman" w:cs="Times New Roman"/>
      <w:color w:val="000000"/>
      <w:sz w:val="20"/>
      <w:vertAlign w:val="superscript"/>
    </w:rPr>
  </w:style>
  <w:style w:type="character" w:styleId="CommentReference">
    <w:name w:val="annotation reference"/>
    <w:basedOn w:val="DefaultParagraphFont"/>
    <w:uiPriority w:val="99"/>
    <w:semiHidden/>
    <w:unhideWhenUsed/>
    <w:rsid w:val="007036E7"/>
    <w:rPr>
      <w:sz w:val="18"/>
      <w:szCs w:val="18"/>
    </w:rPr>
  </w:style>
  <w:style w:type="paragraph" w:styleId="CommentText">
    <w:name w:val="annotation text"/>
    <w:basedOn w:val="Normal"/>
    <w:link w:val="CommentTextChar"/>
    <w:uiPriority w:val="99"/>
    <w:semiHidden/>
    <w:unhideWhenUsed/>
    <w:rsid w:val="007036E7"/>
    <w:pPr>
      <w:spacing w:line="240" w:lineRule="auto"/>
    </w:pPr>
    <w:rPr>
      <w:szCs w:val="24"/>
    </w:rPr>
  </w:style>
  <w:style w:type="character" w:customStyle="1" w:styleId="CommentTextChar">
    <w:name w:val="Comment Text Char"/>
    <w:basedOn w:val="DefaultParagraphFont"/>
    <w:link w:val="CommentText"/>
    <w:uiPriority w:val="99"/>
    <w:semiHidden/>
    <w:rsid w:val="007036E7"/>
    <w:rPr>
      <w:rFonts w:ascii="Times New Roman" w:eastAsia="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7036E7"/>
    <w:rPr>
      <w:b/>
      <w:bCs/>
      <w:sz w:val="20"/>
      <w:szCs w:val="20"/>
    </w:rPr>
  </w:style>
  <w:style w:type="character" w:customStyle="1" w:styleId="CommentSubjectChar">
    <w:name w:val="Comment Subject Char"/>
    <w:basedOn w:val="CommentTextChar"/>
    <w:link w:val="CommentSubject"/>
    <w:uiPriority w:val="99"/>
    <w:semiHidden/>
    <w:rsid w:val="007036E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7036E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036E7"/>
    <w:rPr>
      <w:rFonts w:ascii="Lucida Grande" w:eastAsia="Times New Roman" w:hAnsi="Lucida Grande" w:cs="Times New Roman"/>
      <w:color w:val="000000"/>
      <w:sz w:val="18"/>
      <w:szCs w:val="18"/>
    </w:rPr>
  </w:style>
  <w:style w:type="paragraph" w:styleId="FootnoteText">
    <w:name w:val="footnote text"/>
    <w:basedOn w:val="Normal"/>
    <w:link w:val="FootnoteTextChar"/>
    <w:uiPriority w:val="99"/>
    <w:unhideWhenUsed/>
    <w:rsid w:val="00664A35"/>
    <w:pPr>
      <w:spacing w:after="0" w:line="480" w:lineRule="auto"/>
      <w:ind w:left="14" w:right="187" w:hanging="14"/>
      <w:jc w:val="left"/>
    </w:pPr>
    <w:rPr>
      <w:szCs w:val="24"/>
    </w:rPr>
  </w:style>
  <w:style w:type="character" w:customStyle="1" w:styleId="FootnoteTextChar">
    <w:name w:val="Footnote Text Char"/>
    <w:basedOn w:val="DefaultParagraphFont"/>
    <w:link w:val="FootnoteText"/>
    <w:uiPriority w:val="99"/>
    <w:rsid w:val="00664A35"/>
    <w:rPr>
      <w:rFonts w:ascii="Times New Roman" w:eastAsia="Times New Roman" w:hAnsi="Times New Roman" w:cs="Times New Roman"/>
      <w:color w:val="000000"/>
      <w:sz w:val="24"/>
      <w:szCs w:val="24"/>
    </w:rPr>
  </w:style>
  <w:style w:type="paragraph" w:customStyle="1" w:styleId="Bodytextnoindent">
    <w:name w:val="Body text no indent"/>
    <w:basedOn w:val="Normal"/>
    <w:qFormat/>
    <w:rsid w:val="005107F3"/>
    <w:pPr>
      <w:spacing w:after="0" w:line="480" w:lineRule="auto"/>
      <w:ind w:left="0" w:right="0" w:firstLine="0"/>
      <w:jc w:val="left"/>
    </w:pPr>
  </w:style>
  <w:style w:type="paragraph" w:customStyle="1" w:styleId="Bodytext">
    <w:name w:val="Body text"/>
    <w:basedOn w:val="Bodytextnoindent"/>
    <w:qFormat/>
    <w:rsid w:val="005107F3"/>
    <w:pPr>
      <w:ind w:firstLine="360"/>
    </w:pPr>
  </w:style>
  <w:style w:type="paragraph" w:customStyle="1" w:styleId="Blockindenthanging">
    <w:name w:val="Block indent hanging"/>
    <w:basedOn w:val="Normal"/>
    <w:qFormat/>
    <w:rsid w:val="00531A68"/>
    <w:pPr>
      <w:spacing w:line="480" w:lineRule="auto"/>
      <w:ind w:left="965" w:right="173" w:hanging="360"/>
      <w:jc w:val="left"/>
    </w:pPr>
  </w:style>
  <w:style w:type="paragraph" w:customStyle="1" w:styleId="Figurecaption">
    <w:name w:val="Figure caption"/>
    <w:basedOn w:val="Bodytextnoindent"/>
    <w:qFormat/>
    <w:rsid w:val="00C120FE"/>
    <w:pPr>
      <w:keepNext/>
      <w:ind w:left="1080" w:hanging="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3767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1" Type="http://schemas.openxmlformats.org/officeDocument/2006/relationships/hyperlink" Target="http://library.cqpress.com/elections" TargetMode="External"/><Relationship Id="rId2" Type="http://schemas.openxmlformats.org/officeDocument/2006/relationships/hyperlink" Target="https://www.cookpolitical.com/pvi"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39</Pages>
  <Words>9015</Words>
  <Characters>51391</Characters>
  <Application>Microsoft Macintosh Word</Application>
  <DocSecurity>0</DocSecurity>
  <Lines>428</Lines>
  <Paragraphs>120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60286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Gento Kato</dc:creator>
  <cp:keywords/>
  <cp:lastModifiedBy>Marti Childs</cp:lastModifiedBy>
  <cp:revision>16</cp:revision>
  <dcterms:created xsi:type="dcterms:W3CDTF">2019-06-21T16:18:00Z</dcterms:created>
  <dcterms:modified xsi:type="dcterms:W3CDTF">2019-06-21T20:50:00Z</dcterms:modified>
</cp:coreProperties>
</file>